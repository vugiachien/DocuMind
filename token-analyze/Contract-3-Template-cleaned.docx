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76" w:lineRule="auto"/>
        <w:jc w:val="both"/>
        <w:rPr>
          <w:rFonts w:ascii="Arial" w:cs="Arial" w:eastAsia="Arial" w:hAnsi="Arial"/>
          <w:b w:val="1"/>
          <w:bCs w:val="1"/>
          <w:sz w:val="28"/>
          <w:szCs w:val="28"/>
        </w:rPr>
      </w:pPr>
      <w:bookmarkStart w:colFirst="0" w:colLast="0" w:name="_9r78vkf1ilr4"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wp:posOffset>
                </wp:positionH>
                <wp:positionV relativeFrom="paragraph">
                  <wp:posOffset>98425</wp:posOffset>
                </wp:positionV>
                <wp:extent cx="5934075" cy="12700"/>
                <wp:effectExtent b="0" l="0" r="0" t="0"/>
                <wp:wrapNone/>
                <wp:docPr id="1" name=""/>
                <a:graphic>
                  <a:graphicData uri="http://schemas.microsoft.com/office/word/2010/wordprocessingShape">
                    <wps:wsp>
                      <wps:cNvCnPr/>
                      <wps:spPr>
                        <a:xfrm>
                          <a:off x="2378963" y="3780000"/>
                          <a:ext cx="59340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wp:posOffset>
                </wp:positionH>
                <wp:positionV relativeFrom="paragraph">
                  <wp:posOffset>98425</wp:posOffset>
                </wp:positionV>
                <wp:extent cx="5934075"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34075" cy="12700"/>
                        </a:xfrm>
                        <a:prstGeom prst="rect"/>
                        <a:ln/>
                      </pic:spPr>
                    </pic:pic>
                  </a:graphicData>
                </a:graphic>
              </wp:anchor>
            </w:drawing>
          </mc:Fallback>
        </mc:AlternateContent>
      </w:r>
    </w:p>
    <w:p w:rsidR="00000000" w:rsidDel="00000000" w:rsidP="00000000" w:rsidRDefault="00000000" w:rsidRPr="00000000" w14:paraId="00000002">
      <w:pPr>
        <w:pStyle w:val="Title"/>
        <w:spacing w:after="120" w:before="120" w:line="276" w:lineRule="auto"/>
        <w:jc w:val="center"/>
        <w:rPr>
          <w:rFonts w:ascii="Arial" w:cs="Arial" w:eastAsia="Arial" w:hAnsi="Arial"/>
          <w:sz w:val="28"/>
          <w:szCs w:val="28"/>
        </w:rPr>
      </w:pPr>
      <w:bookmarkStart w:colFirst="0" w:colLast="0" w:name="_xnorxczg3vlx" w:id="1"/>
      <w:bookmarkEnd w:id="1"/>
      <w:r w:rsidDel="00000000" w:rsidR="00000000" w:rsidRPr="00000000">
        <w:rPr>
          <w:rFonts w:ascii="Arial" w:cs="Arial" w:eastAsia="Arial" w:hAnsi="Arial"/>
          <w:sz w:val="28"/>
          <w:szCs w:val="28"/>
          <w:rtl w:val="0"/>
        </w:rPr>
        <w:t xml:space="preserve">SUPPLY AND ERECTION CONTRACT</w:t>
      </w:r>
    </w:p>
    <w:p w:rsidR="00000000" w:rsidDel="00000000" w:rsidP="00000000" w:rsidRDefault="00000000" w:rsidRPr="00000000" w14:paraId="00000003">
      <w:pPr>
        <w:spacing w:after="120" w:before="120" w:line="276"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No.: [*]</w:t>
      </w:r>
    </w:p>
    <w:p w:rsidR="00000000" w:rsidDel="00000000" w:rsidP="00000000" w:rsidRDefault="00000000" w:rsidRPr="00000000" w14:paraId="00000004">
      <w:pPr>
        <w:spacing w:after="120" w:before="120" w:line="276" w:lineRule="auto"/>
        <w:jc w:val="center"/>
        <w:rPr>
          <w:rFonts w:ascii="Arial" w:cs="Arial" w:eastAsia="Arial" w:hAnsi="Arial"/>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9526</wp:posOffset>
                </wp:positionH>
                <wp:positionV relativeFrom="paragraph">
                  <wp:posOffset>53340</wp:posOffset>
                </wp:positionV>
                <wp:extent cx="5934075" cy="12700"/>
                <wp:effectExtent b="0" l="0" r="0" t="0"/>
                <wp:wrapNone/>
                <wp:docPr id="2" name=""/>
                <a:graphic>
                  <a:graphicData uri="http://schemas.microsoft.com/office/word/2010/wordprocessingShape">
                    <wps:wsp>
                      <wps:cNvCnPr/>
                      <wps:spPr>
                        <a:xfrm>
                          <a:off x="2378963" y="3780000"/>
                          <a:ext cx="59340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9526</wp:posOffset>
                </wp:positionH>
                <wp:positionV relativeFrom="paragraph">
                  <wp:posOffset>53340</wp:posOffset>
                </wp:positionV>
                <wp:extent cx="5934075"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34075" cy="12700"/>
                        </a:xfrm>
                        <a:prstGeom prst="rect"/>
                        <a:ln/>
                      </pic:spPr>
                    </pic:pic>
                  </a:graphicData>
                </a:graphic>
              </wp:anchor>
            </w:drawing>
          </mc:Fallback>
        </mc:AlternateContent>
      </w:r>
    </w:p>
    <w:p w:rsidR="00000000" w:rsidDel="00000000" w:rsidP="00000000" w:rsidRDefault="00000000" w:rsidRPr="00000000" w14:paraId="00000005">
      <w:pPr>
        <w:spacing w:after="120" w:before="120" w:line="276"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Between</w:t>
      </w:r>
    </w:p>
    <w:p w:rsidR="00000000" w:rsidDel="00000000" w:rsidP="00000000" w:rsidRDefault="00000000" w:rsidRPr="00000000" w14:paraId="00000006">
      <w:pPr>
        <w:spacing w:after="120" w:before="120"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p w:rsidR="00000000" w:rsidDel="00000000" w:rsidP="00000000" w:rsidRDefault="00000000" w:rsidRPr="00000000" w14:paraId="00000007">
      <w:pPr>
        <w:spacing w:after="120" w:before="120" w:line="276"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And</w:t>
      </w:r>
    </w:p>
    <w:p w:rsidR="00000000" w:rsidDel="00000000" w:rsidP="00000000" w:rsidRDefault="00000000" w:rsidRPr="00000000" w14:paraId="00000008">
      <w:pPr>
        <w:spacing w:after="120" w:before="120"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PEB STEEL BUILDINGS COMPANY LIMITED</w:t>
      </w:r>
    </w:p>
    <w:p w:rsidR="00000000" w:rsidDel="00000000" w:rsidP="00000000" w:rsidRDefault="00000000" w:rsidRPr="00000000" w14:paraId="00000009">
      <w:pPr>
        <w:spacing w:after="120" w:before="120" w:line="276"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For</w:t>
      </w:r>
    </w:p>
    <w:p w:rsidR="00000000" w:rsidDel="00000000" w:rsidP="00000000" w:rsidRDefault="00000000" w:rsidRPr="00000000" w14:paraId="0000000A">
      <w:pPr>
        <w:spacing w:after="120" w:before="120" w:line="276"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B">
      <w:pPr>
        <w:spacing w:after="120" w:before="120"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PROJECT: [Smart Contract]</w:t>
      </w:r>
    </w:p>
    <w:p w:rsidR="00000000" w:rsidDel="00000000" w:rsidP="00000000" w:rsidRDefault="00000000" w:rsidRPr="00000000" w14:paraId="0000000C">
      <w:pPr>
        <w:spacing w:after="120" w:before="120" w:line="276" w:lineRule="auto"/>
        <w:jc w:val="center"/>
        <w:rPr>
          <w:rFonts w:ascii="Arial" w:cs="Arial" w:eastAsia="Arial" w:hAnsi="Arial"/>
          <w:b w:val="1"/>
          <w:bCs w:val="1"/>
          <w:sz w:val="28"/>
          <w:szCs w:val="28"/>
        </w:rPr>
        <w:sectPr>
          <w:headerReference r:id="rId8" w:type="default"/>
          <w:footerReference r:id="rId9"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AT: [Verona, Italy]</w:t>
      </w:r>
    </w:p>
    <w:p w:rsidR="00000000" w:rsidDel="00000000" w:rsidP="00000000" w:rsidRDefault="00000000" w:rsidRPr="00000000" w14:paraId="0000000D">
      <w:pPr>
        <w:pStyle w:val="Title"/>
        <w:keepNext w:val="1"/>
        <w:keepLines w:val="1"/>
        <w:spacing w:after="120" w:before="120" w:line="276" w:lineRule="auto"/>
        <w:jc w:val="center"/>
        <w:rPr>
          <w:rFonts w:ascii="Arial" w:cs="Arial" w:eastAsia="Arial" w:hAnsi="Arial"/>
          <w:b w:val="1"/>
          <w:bCs w:val="1"/>
          <w:sz w:val="28"/>
          <w:szCs w:val="28"/>
          <w:vertAlign w:val="baseline"/>
        </w:rPr>
      </w:pPr>
      <w:bookmarkStart w:colFirst="0" w:colLast="0" w:name="_xqhsnsd43s24" w:id="2"/>
      <w:bookmarkEnd w:id="2"/>
      <w:r w:rsidDel="00000000" w:rsidR="00000000" w:rsidRPr="00000000">
        <w:rPr>
          <w:rFonts w:ascii="Arial" w:cs="Arial" w:eastAsia="Arial" w:hAnsi="Arial"/>
          <w:b w:val="1"/>
          <w:bCs w:val="1"/>
          <w:sz w:val="28"/>
          <w:szCs w:val="28"/>
          <w:vertAlign w:val="baseline"/>
          <w:rtl w:val="0"/>
        </w:rPr>
        <w:t xml:space="preserve">TABLE OF</w:t>
      </w:r>
      <w:r w:rsidDel="00000000" w:rsidR="00000000" w:rsidRPr="00000000">
        <w:rPr>
          <w:rFonts w:ascii="Arial" w:cs="Arial" w:eastAsia="Arial" w:hAnsi="Arial"/>
          <w:sz w:val="28"/>
          <w:szCs w:val="28"/>
          <w:vertAlign w:val="baseline"/>
          <w:rtl w:val="0"/>
        </w:rPr>
        <w:t xml:space="preserve"> </w:t>
      </w:r>
      <w:r w:rsidDel="00000000" w:rsidR="00000000" w:rsidRPr="00000000">
        <w:rPr>
          <w:rFonts w:ascii="Arial" w:cs="Arial" w:eastAsia="Arial" w:hAnsi="Arial"/>
          <w:b w:val="1"/>
          <w:bCs w:val="1"/>
          <w:sz w:val="28"/>
          <w:szCs w:val="28"/>
          <w:vertAlign w:val="baseline"/>
          <w:rtl w:val="0"/>
        </w:rPr>
        <w:t xml:space="preserve">CONTENTS</w:t>
      </w:r>
    </w:p>
    <w:sdt>
      <w:sdtPr>
        <w:id w:val="1279925609"/>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440"/>
            </w:tabs>
            <w:spacing w:after="100" w:before="0" w:line="27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er6h9tqebhoo">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w:t>
              <w:tab/>
              <w:t xml:space="preserve">General Conditions</w:t>
              <w:tab/>
              <w:t xml:space="preserve">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440"/>
            </w:tabs>
            <w:spacing w:after="100" w:before="0" w:line="27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w:anchor="_22ci3bi0g1nj">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w:t>
              <w:tab/>
              <w:t xml:space="preserve">The Employer</w:t>
              <w:tab/>
              <w:t xml:space="preserve">10</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440"/>
            </w:tabs>
            <w:spacing w:after="100" w:before="0" w:line="27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w:anchor="_s19ge8avyo75">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w:t>
              <w:tab/>
              <w:t xml:space="preserve">The Engineer</w:t>
              <w:tab/>
              <w:t xml:space="preserve">12</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440"/>
            </w:tabs>
            <w:spacing w:after="100" w:before="0" w:line="27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w:anchor="_89x978rdqq6t">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4.</w:t>
              <w:tab/>
              <w:t xml:space="preserve">The Contractor</w:t>
              <w:tab/>
              <w:t xml:space="preserve">13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440"/>
            </w:tabs>
            <w:spacing w:after="100" w:before="0" w:line="27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w:anchor="_28e5tpxcnn8y">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5.</w:t>
              <w:tab/>
              <w:t xml:space="preserve">Quality, Materials and Workmanship</w:t>
              <w:tab/>
              <w:t xml:space="preserve">16</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440"/>
            </w:tabs>
            <w:spacing w:after="100" w:before="0" w:line="27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w:anchor="_vykv9xdk39yy">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6.</w:t>
              <w:tab/>
              <w:t xml:space="preserve">Time and schedule for the execution of Works</w:t>
              <w:tab/>
              <w:t xml:space="preserve">16</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440"/>
            </w:tabs>
            <w:spacing w:after="100" w:before="0" w:line="27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w:anchor="_77ylb77qdrh7">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7.</w:t>
              <w:tab/>
              <w:t xml:space="preserve">Acceptance and Tests on Completion</w:t>
              <w:tab/>
              <w:t xml:space="preserve">20</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440"/>
            </w:tabs>
            <w:spacing w:after="100" w:before="0" w:line="27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w:anchor="_9rildlofh9h2">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8.</w:t>
              <w:tab/>
              <w:t xml:space="preserve">Taking Over of Works or Sections</w:t>
              <w:tab/>
              <w:t xml:space="preserve">21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440"/>
            </w:tabs>
            <w:spacing w:after="100" w:before="0" w:line="27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w:anchor="_b52mtzlseks">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9.</w:t>
              <w:tab/>
              <w:t xml:space="preserve">Defect Liability</w:t>
              <w:tab/>
              <w:t xml:space="preserve">22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440"/>
            </w:tabs>
            <w:spacing w:after="100" w:before="0" w:line="27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w:anchor="_f91wl6ma3564">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w:t>
              <w:tab/>
              <w:t xml:space="preserve">Variations and Adjustment</w:t>
              <w:tab/>
              <w:t xml:space="preserve">23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440"/>
            </w:tabs>
            <w:spacing w:after="100" w:before="0" w:line="27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w:anchor="_szxrq288mbco">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11.</w:t>
              <w:tab/>
              <w:t xml:space="preserve">Contract Price and Payment</w:t>
              <w:tab/>
              <w:t xml:space="preserve">25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440"/>
            </w:tabs>
            <w:spacing w:after="100" w:before="0" w:line="27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w:anchor="_o8xzpogmig7">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12.</w:t>
              <w:tab/>
              <w:t xml:space="preserve">Termination by Employer</w:t>
              <w:tab/>
              <w:t xml:space="preserve">25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440"/>
            </w:tabs>
            <w:spacing w:after="100" w:before="0" w:line="27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w:anchor="_hi59skhvxsj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13.</w:t>
              <w:tab/>
              <w:t xml:space="preserve">Suspension and Termination by Contractor</w:t>
              <w:tab/>
              <w:t xml:space="preserve">26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440"/>
            </w:tabs>
            <w:spacing w:after="100" w:before="0" w:line="27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w:anchor="_57f5azedavbq">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14.</w:t>
              <w:tab/>
              <w:t xml:space="preserve">Force Majeure Events</w:t>
              <w:tab/>
              <w:t xml:space="preserve">28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440"/>
            </w:tabs>
            <w:spacing w:after="100" w:before="0" w:line="27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w:anchor="_p4ruf49i8z3v">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15.</w:t>
              <w:tab/>
              <w:t xml:space="preserve">Care of the Works</w:t>
              <w:tab/>
              <w:t xml:space="preserve">29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440"/>
            </w:tabs>
            <w:spacing w:after="100" w:before="0" w:line="27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w:anchor="_uaq0zijcl4hb">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16.</w:t>
              <w:tab/>
              <w:t xml:space="preserve">Insurance</w:t>
              <w:tab/>
              <w:t xml:space="preserve">30</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440"/>
            </w:tabs>
            <w:spacing w:after="100" w:before="0" w:line="27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w:anchor="_ubymfngvzfic">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17.</w:t>
              <w:tab/>
              <w:t xml:space="preserve">Dispute Resolution</w:t>
              <w:tab/>
              <w:t xml:space="preserve">30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40"/>
            </w:tabs>
            <w:spacing w:after="100" w:before="0" w:line="27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w:anchor="_etfcv4azah8e">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ANNEX 1: PROJECT’S INFORMATION</w:t>
              <w:tab/>
              <w:t xml:space="preserve">32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40"/>
            </w:tabs>
            <w:spacing w:after="100" w:before="0" w:line="27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w:anchor="_xxsnqxdw2z58">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ANNEX 2: CONTRACT PRICE AND PAYMENT TERM</w:t>
              <w:tab/>
              <w:t xml:space="preserve">33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40"/>
            </w:tabs>
            <w:spacing w:after="100" w:before="0" w:line="27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w:anchor="_mcy3d89dduys">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ANNEX 3: DESIGN AND DRAWINGS OF THE PRODUCT (DESIGNED BY THE CONTRACTOR)</w:t>
              <w:tab/>
              <w:t xml:space="preserve">39</w:t>
            </w:r>
          </w:hyperlink>
          <w:r w:rsidDel="00000000" w:rsidR="00000000" w:rsidRPr="00000000">
            <w:rPr>
              <w:rtl w:val="0"/>
            </w:rPr>
          </w:r>
        </w:p>
        <w:p w:rsidR="00000000" w:rsidDel="00000000" w:rsidP="00000000" w:rsidRDefault="00000000" w:rsidRPr="00000000" w14:paraId="00000022">
          <w:pPr>
            <w:spacing w:after="120" w:before="120" w:line="276" w:lineRule="auto"/>
            <w:rPr>
              <w:rFonts w:ascii="Arial" w:cs="Arial" w:eastAsia="Arial" w:hAnsi="Arial"/>
              <w:b w:val="1"/>
              <w:bCs w:val="1"/>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after="120" w:before="12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4">
      <w:pPr>
        <w:spacing w:after="120" w:before="120" w:line="276" w:lineRule="auto"/>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Title"/>
        <w:spacing w:after="120" w:before="120" w:line="276" w:lineRule="auto"/>
        <w:jc w:val="center"/>
        <w:rPr>
          <w:rFonts w:ascii="Arial" w:cs="Arial" w:eastAsia="Arial" w:hAnsi="Arial"/>
          <w:sz w:val="28"/>
          <w:szCs w:val="28"/>
        </w:rPr>
      </w:pPr>
      <w:bookmarkStart w:colFirst="0" w:colLast="0" w:name="_83eu03mlmvm9" w:id="3"/>
      <w:bookmarkEnd w:id="3"/>
      <w:r w:rsidDel="00000000" w:rsidR="00000000" w:rsidRPr="00000000">
        <w:rPr>
          <w:rFonts w:ascii="Arial" w:cs="Arial" w:eastAsia="Arial" w:hAnsi="Arial"/>
          <w:sz w:val="28"/>
          <w:szCs w:val="28"/>
          <w:rtl w:val="0"/>
        </w:rPr>
        <w:t xml:space="preserve">CONTRACT AGREEMENT</w:t>
      </w:r>
    </w:p>
    <w:p w:rsidR="00000000" w:rsidDel="00000000" w:rsidP="00000000" w:rsidRDefault="00000000" w:rsidRPr="00000000" w14:paraId="00000026">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This Contract Agreement (“</w:t>
      </w:r>
      <w:r w:rsidDel="00000000" w:rsidR="00000000" w:rsidRPr="00000000">
        <w:rPr>
          <w:rFonts w:ascii="Arial" w:cs="Arial" w:eastAsia="Arial" w:hAnsi="Arial"/>
          <w:b w:val="1"/>
          <w:bCs w:val="1"/>
          <w:sz w:val="28"/>
          <w:szCs w:val="28"/>
          <w:rtl w:val="0"/>
        </w:rPr>
        <w:t xml:space="preserve">Agreement</w:t>
      </w:r>
      <w:r w:rsidDel="00000000" w:rsidR="00000000" w:rsidRPr="00000000">
        <w:rPr>
          <w:rFonts w:ascii="Arial" w:cs="Arial" w:eastAsia="Arial" w:hAnsi="Arial"/>
          <w:sz w:val="28"/>
          <w:szCs w:val="28"/>
          <w:rtl w:val="0"/>
        </w:rPr>
        <w:t xml:space="preserve">”) is made on [*], in [*], by and between:</w:t>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6"/>
        <w:gridCol w:w="389"/>
        <w:gridCol w:w="5845"/>
        <w:tblGridChange w:id="0">
          <w:tblGrid>
            <w:gridCol w:w="3116"/>
            <w:gridCol w:w="389"/>
            <w:gridCol w:w="5845"/>
          </w:tblGrid>
        </w:tblGridChange>
      </w:tblGrid>
      <w:tr>
        <w:trPr>
          <w:cantSplit w:val="0"/>
          <w:tblHeader w:val="0"/>
        </w:trPr>
        <w:tc>
          <w:tcPr/>
          <w:p w:rsidR="00000000" w:rsidDel="00000000" w:rsidP="00000000" w:rsidRDefault="00000000" w:rsidRPr="00000000" w14:paraId="00000027">
            <w:pPr>
              <w:spacing w:after="120" w:before="120" w:line="276"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EMPLOYER</w:t>
            </w:r>
          </w:p>
        </w:tc>
        <w:tc>
          <w:tcPr/>
          <w:p w:rsidR="00000000" w:rsidDel="00000000" w:rsidP="00000000" w:rsidRDefault="00000000" w:rsidRPr="00000000" w14:paraId="00000028">
            <w:pPr>
              <w:spacing w:after="120" w:before="120" w:line="276"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p w:rsidR="00000000" w:rsidDel="00000000" w:rsidP="00000000" w:rsidRDefault="00000000" w:rsidRPr="00000000" w14:paraId="00000029">
            <w:pPr>
              <w:spacing w:after="120" w:before="120" w:line="276"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[Savvycom]</w:t>
            </w:r>
          </w:p>
        </w:tc>
      </w:tr>
      <w:tr>
        <w:trPr>
          <w:cantSplit w:val="0"/>
          <w:tblHeader w:val="0"/>
        </w:trPr>
        <w:tc>
          <w:tcPr/>
          <w:p w:rsidR="00000000" w:rsidDel="00000000" w:rsidP="00000000" w:rsidRDefault="00000000" w:rsidRPr="00000000" w14:paraId="0000002A">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Headquarters address</w:t>
            </w:r>
          </w:p>
        </w:tc>
        <w:tc>
          <w:tcPr/>
          <w:p w:rsidR="00000000" w:rsidDel="00000000" w:rsidP="00000000" w:rsidRDefault="00000000" w:rsidRPr="00000000" w14:paraId="0000002B">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t>
            </w:r>
          </w:p>
        </w:tc>
        <w:tc>
          <w:tcPr/>
          <w:p w:rsidR="00000000" w:rsidDel="00000000" w:rsidP="00000000" w:rsidRDefault="00000000" w:rsidRPr="00000000" w14:paraId="0000002C">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Verona, Italy</w:t>
            </w:r>
          </w:p>
        </w:tc>
      </w:tr>
      <w:tr>
        <w:trPr>
          <w:cantSplit w:val="0"/>
          <w:tblHeader w:val="0"/>
        </w:trPr>
        <w:tc>
          <w:tcPr/>
          <w:p w:rsidR="00000000" w:rsidDel="00000000" w:rsidP="00000000" w:rsidRDefault="00000000" w:rsidRPr="00000000" w14:paraId="0000002D">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Contact address</w:t>
            </w:r>
          </w:p>
        </w:tc>
        <w:tc>
          <w:tcPr/>
          <w:p w:rsidR="00000000" w:rsidDel="00000000" w:rsidP="00000000" w:rsidRDefault="00000000" w:rsidRPr="00000000" w14:paraId="0000002E">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t>
            </w:r>
          </w:p>
        </w:tc>
        <w:tc>
          <w:tcPr/>
          <w:p w:rsidR="00000000" w:rsidDel="00000000" w:rsidP="00000000" w:rsidRDefault="00000000" w:rsidRPr="00000000" w14:paraId="0000002F">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Verona, Italy</w:t>
            </w:r>
          </w:p>
        </w:tc>
      </w:tr>
      <w:tr>
        <w:trPr>
          <w:cantSplit w:val="0"/>
          <w:tblHeader w:val="0"/>
        </w:trPr>
        <w:tc>
          <w:tcPr/>
          <w:p w:rsidR="00000000" w:rsidDel="00000000" w:rsidP="00000000" w:rsidRDefault="00000000" w:rsidRPr="00000000" w14:paraId="00000030">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Tax Code</w:t>
            </w:r>
          </w:p>
        </w:tc>
        <w:tc>
          <w:tcPr/>
          <w:p w:rsidR="00000000" w:rsidDel="00000000" w:rsidP="00000000" w:rsidRDefault="00000000" w:rsidRPr="00000000" w14:paraId="00000031">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t>
            </w:r>
          </w:p>
        </w:tc>
        <w:tc>
          <w:tcPr/>
          <w:p w:rsidR="00000000" w:rsidDel="00000000" w:rsidP="00000000" w:rsidRDefault="00000000" w:rsidRPr="00000000" w14:paraId="00000032">
            <w:pPr>
              <w:spacing w:after="120" w:before="120" w:line="276" w:lineRule="auto"/>
              <w:jc w:val="both"/>
              <w:rPr>
                <w:rFonts w:ascii="Arial" w:cs="Arial" w:eastAsia="Arial" w:hAnsi="Arial"/>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3">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Legal Representative</w:t>
            </w:r>
          </w:p>
        </w:tc>
        <w:tc>
          <w:tcPr/>
          <w:p w:rsidR="00000000" w:rsidDel="00000000" w:rsidP="00000000" w:rsidRDefault="00000000" w:rsidRPr="00000000" w14:paraId="00000034">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t>
            </w:r>
          </w:p>
        </w:tc>
        <w:tc>
          <w:tcPr/>
          <w:p w:rsidR="00000000" w:rsidDel="00000000" w:rsidP="00000000" w:rsidRDefault="00000000" w:rsidRPr="00000000" w14:paraId="00000035">
            <w:pPr>
              <w:spacing w:after="120" w:before="120" w:line="276" w:lineRule="auto"/>
              <w:jc w:val="both"/>
              <w:rPr>
                <w:rFonts w:ascii="Arial" w:cs="Arial" w:eastAsia="Arial" w:hAnsi="Arial"/>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6">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Position</w:t>
            </w:r>
          </w:p>
        </w:tc>
        <w:tc>
          <w:tcPr/>
          <w:p w:rsidR="00000000" w:rsidDel="00000000" w:rsidP="00000000" w:rsidRDefault="00000000" w:rsidRPr="00000000" w14:paraId="00000037">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t>
            </w:r>
          </w:p>
        </w:tc>
        <w:tc>
          <w:tcPr/>
          <w:p w:rsidR="00000000" w:rsidDel="00000000" w:rsidP="00000000" w:rsidRDefault="00000000" w:rsidRPr="00000000" w14:paraId="00000038">
            <w:pPr>
              <w:spacing w:after="120" w:before="120" w:line="276" w:lineRule="auto"/>
              <w:jc w:val="both"/>
              <w:rPr>
                <w:rFonts w:ascii="Arial" w:cs="Arial" w:eastAsia="Arial" w:hAnsi="Arial"/>
                <w:sz w:val="28"/>
                <w:szCs w:val="28"/>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9">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(hereinafter referred to as “</w:t>
            </w:r>
            <w:r w:rsidDel="00000000" w:rsidR="00000000" w:rsidRPr="00000000">
              <w:rPr>
                <w:rFonts w:ascii="Arial" w:cs="Arial" w:eastAsia="Arial" w:hAnsi="Arial"/>
                <w:b w:val="1"/>
                <w:bCs w:val="1"/>
                <w:sz w:val="28"/>
                <w:szCs w:val="28"/>
                <w:rtl w:val="0"/>
              </w:rPr>
              <w:t xml:space="preserve">Employer</w:t>
            </w:r>
            <w:r w:rsidDel="00000000" w:rsidR="00000000" w:rsidRPr="00000000">
              <w:rPr>
                <w:rFonts w:ascii="Arial" w:cs="Arial" w:eastAsia="Arial" w:hAnsi="Arial"/>
                <w:sz w:val="28"/>
                <w:szCs w:val="28"/>
                <w:rtl w:val="0"/>
              </w:rPr>
              <w:t xml:space="preserve">”), a party to the Agreement,</w:t>
            </w:r>
          </w:p>
        </w:tc>
      </w:tr>
      <w:tr>
        <w:trPr>
          <w:cantSplit w:val="0"/>
          <w:tblHeader w:val="0"/>
        </w:trPr>
        <w:tc>
          <w:tcPr/>
          <w:p w:rsidR="00000000" w:rsidDel="00000000" w:rsidP="00000000" w:rsidRDefault="00000000" w:rsidRPr="00000000" w14:paraId="0000003C">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and</w:t>
            </w:r>
          </w:p>
        </w:tc>
        <w:tc>
          <w:tcPr/>
          <w:p w:rsidR="00000000" w:rsidDel="00000000" w:rsidP="00000000" w:rsidRDefault="00000000" w:rsidRPr="00000000" w14:paraId="0000003D">
            <w:pPr>
              <w:spacing w:after="120" w:before="120" w:line="276" w:lineRule="auto"/>
              <w:jc w:val="both"/>
              <w:rPr>
                <w:rFonts w:ascii="Arial" w:cs="Arial" w:eastAsia="Arial" w:hAnsi="Arial"/>
                <w:sz w:val="28"/>
                <w:szCs w:val="28"/>
              </w:rPr>
            </w:pPr>
            <w:r w:rsidDel="00000000" w:rsidR="00000000" w:rsidRPr="00000000">
              <w:rPr>
                <w:rtl w:val="0"/>
              </w:rPr>
            </w:r>
          </w:p>
        </w:tc>
        <w:tc>
          <w:tcPr/>
          <w:p w:rsidR="00000000" w:rsidDel="00000000" w:rsidP="00000000" w:rsidRDefault="00000000" w:rsidRPr="00000000" w14:paraId="0000003E">
            <w:pPr>
              <w:spacing w:after="120" w:before="120" w:line="276" w:lineRule="auto"/>
              <w:jc w:val="both"/>
              <w:rPr>
                <w:rFonts w:ascii="Arial" w:cs="Arial" w:eastAsia="Arial" w:hAnsi="Arial"/>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F">
            <w:pPr>
              <w:spacing w:after="120" w:before="120" w:line="276"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CONTRACTOR</w:t>
            </w:r>
          </w:p>
        </w:tc>
        <w:tc>
          <w:tcPr/>
          <w:p w:rsidR="00000000" w:rsidDel="00000000" w:rsidP="00000000" w:rsidRDefault="00000000" w:rsidRPr="00000000" w14:paraId="00000040">
            <w:pPr>
              <w:spacing w:after="120" w:before="120" w:line="276"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p w:rsidR="00000000" w:rsidDel="00000000" w:rsidP="00000000" w:rsidRDefault="00000000" w:rsidRPr="00000000" w14:paraId="00000041">
            <w:pPr>
              <w:spacing w:after="120" w:before="120" w:line="276"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PEB STEEL BUILDINGS COMPANY LIMITED</w:t>
            </w:r>
          </w:p>
        </w:tc>
      </w:tr>
      <w:tr>
        <w:trPr>
          <w:cantSplit w:val="0"/>
          <w:tblHeader w:val="0"/>
        </w:trPr>
        <w:tc>
          <w:tcPr/>
          <w:p w:rsidR="00000000" w:rsidDel="00000000" w:rsidP="00000000" w:rsidRDefault="00000000" w:rsidRPr="00000000" w14:paraId="00000042">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Headquarters address</w:t>
            </w:r>
          </w:p>
        </w:tc>
        <w:tc>
          <w:tcPr/>
          <w:p w:rsidR="00000000" w:rsidDel="00000000" w:rsidP="00000000" w:rsidRDefault="00000000" w:rsidRPr="00000000" w14:paraId="00000043">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t>
            </w:r>
          </w:p>
        </w:tc>
        <w:tc>
          <w:tcPr/>
          <w:p w:rsidR="00000000" w:rsidDel="00000000" w:rsidP="00000000" w:rsidRDefault="00000000" w:rsidRPr="00000000" w14:paraId="00000044">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Dong Xuyen Industrial Park, Rach Dua Ward, Ho Chi Minh City</w:t>
            </w:r>
          </w:p>
        </w:tc>
      </w:tr>
      <w:tr>
        <w:trPr>
          <w:cantSplit w:val="0"/>
          <w:tblHeader w:val="0"/>
        </w:trPr>
        <w:tc>
          <w:tcPr/>
          <w:p w:rsidR="00000000" w:rsidDel="00000000" w:rsidP="00000000" w:rsidRDefault="00000000" w:rsidRPr="00000000" w14:paraId="00000045">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Contact address</w:t>
            </w:r>
          </w:p>
        </w:tc>
        <w:tc>
          <w:tcPr/>
          <w:p w:rsidR="00000000" w:rsidDel="00000000" w:rsidP="00000000" w:rsidRDefault="00000000" w:rsidRPr="00000000" w14:paraId="00000046">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t>
            </w:r>
          </w:p>
        </w:tc>
        <w:tc>
          <w:tcPr/>
          <w:p w:rsidR="00000000" w:rsidDel="00000000" w:rsidP="00000000" w:rsidRDefault="00000000" w:rsidRPr="00000000" w14:paraId="00000047">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60A Truong Son Street, Tan Son Hoa Ward, Ho Chi Minh City</w:t>
            </w:r>
          </w:p>
        </w:tc>
      </w:tr>
      <w:tr>
        <w:trPr>
          <w:cantSplit w:val="0"/>
          <w:tblHeader w:val="0"/>
        </w:trPr>
        <w:tc>
          <w:tcPr/>
          <w:p w:rsidR="00000000" w:rsidDel="00000000" w:rsidP="00000000" w:rsidRDefault="00000000" w:rsidRPr="00000000" w14:paraId="00000048">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Tax Code</w:t>
            </w:r>
          </w:p>
        </w:tc>
        <w:tc>
          <w:tcPr/>
          <w:p w:rsidR="00000000" w:rsidDel="00000000" w:rsidP="00000000" w:rsidRDefault="00000000" w:rsidRPr="00000000" w14:paraId="00000049">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t>
            </w:r>
          </w:p>
        </w:tc>
        <w:tc>
          <w:tcPr/>
          <w:p w:rsidR="00000000" w:rsidDel="00000000" w:rsidP="00000000" w:rsidRDefault="00000000" w:rsidRPr="00000000" w14:paraId="0000004A">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3500684522</w:t>
            </w:r>
          </w:p>
        </w:tc>
      </w:tr>
      <w:tr>
        <w:trPr>
          <w:cantSplit w:val="0"/>
          <w:tblHeader w:val="0"/>
        </w:trPr>
        <w:tc>
          <w:tcPr/>
          <w:p w:rsidR="00000000" w:rsidDel="00000000" w:rsidP="00000000" w:rsidRDefault="00000000" w:rsidRPr="00000000" w14:paraId="0000004B">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Legal Representative</w:t>
            </w:r>
          </w:p>
        </w:tc>
        <w:tc>
          <w:tcPr/>
          <w:p w:rsidR="00000000" w:rsidDel="00000000" w:rsidP="00000000" w:rsidRDefault="00000000" w:rsidRPr="00000000" w14:paraId="0000004C">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t>
            </w:r>
          </w:p>
        </w:tc>
        <w:tc>
          <w:tcPr/>
          <w:p w:rsidR="00000000" w:rsidDel="00000000" w:rsidP="00000000" w:rsidRDefault="00000000" w:rsidRPr="00000000" w14:paraId="0000004D">
            <w:pPr>
              <w:spacing w:after="120" w:before="120" w:line="276" w:lineRule="auto"/>
              <w:jc w:val="both"/>
              <w:rPr>
                <w:rFonts w:ascii="Arial" w:cs="Arial" w:eastAsia="Arial" w:hAnsi="Arial"/>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E">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Position</w:t>
            </w:r>
          </w:p>
        </w:tc>
        <w:tc>
          <w:tcPr/>
          <w:p w:rsidR="00000000" w:rsidDel="00000000" w:rsidP="00000000" w:rsidRDefault="00000000" w:rsidRPr="00000000" w14:paraId="0000004F">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t>
            </w:r>
          </w:p>
        </w:tc>
        <w:tc>
          <w:tcPr/>
          <w:p w:rsidR="00000000" w:rsidDel="00000000" w:rsidP="00000000" w:rsidRDefault="00000000" w:rsidRPr="00000000" w14:paraId="00000050">
            <w:pPr>
              <w:spacing w:after="120" w:before="120" w:line="276" w:lineRule="auto"/>
              <w:jc w:val="both"/>
              <w:rPr>
                <w:rFonts w:ascii="Arial" w:cs="Arial" w:eastAsia="Arial" w:hAnsi="Arial"/>
                <w:sz w:val="28"/>
                <w:szCs w:val="28"/>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51">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(hereinafter referred to as “</w:t>
            </w:r>
            <w:r w:rsidDel="00000000" w:rsidR="00000000" w:rsidRPr="00000000">
              <w:rPr>
                <w:rFonts w:ascii="Arial" w:cs="Arial" w:eastAsia="Arial" w:hAnsi="Arial"/>
                <w:b w:val="1"/>
                <w:bCs w:val="1"/>
                <w:sz w:val="28"/>
                <w:szCs w:val="28"/>
                <w:rtl w:val="0"/>
              </w:rPr>
              <w:t xml:space="preserve">Contractor</w:t>
            </w:r>
            <w:r w:rsidDel="00000000" w:rsidR="00000000" w:rsidRPr="00000000">
              <w:rPr>
                <w:rFonts w:ascii="Arial" w:cs="Arial" w:eastAsia="Arial" w:hAnsi="Arial"/>
                <w:sz w:val="28"/>
                <w:szCs w:val="28"/>
                <w:rtl w:val="0"/>
              </w:rPr>
              <w:t xml:space="preserve">”), the other party to the Agreement</w:t>
            </w:r>
          </w:p>
        </w:tc>
      </w:tr>
      <w:tr>
        <w:trPr>
          <w:cantSplit w:val="0"/>
          <w:tblHeader w:val="0"/>
        </w:trPr>
        <w:tc>
          <w:tcPr>
            <w:gridSpan w:val="3"/>
          </w:tcPr>
          <w:p w:rsidR="00000000" w:rsidDel="00000000" w:rsidP="00000000" w:rsidRDefault="00000000" w:rsidRPr="00000000" w14:paraId="00000054">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The Employer and the Contractor shall hereinafter be referred to collectively as the “</w:t>
            </w:r>
            <w:r w:rsidDel="00000000" w:rsidR="00000000" w:rsidRPr="00000000">
              <w:rPr>
                <w:rFonts w:ascii="Arial" w:cs="Arial" w:eastAsia="Arial" w:hAnsi="Arial"/>
                <w:b w:val="1"/>
                <w:bCs w:val="1"/>
                <w:sz w:val="28"/>
                <w:szCs w:val="28"/>
                <w:rtl w:val="0"/>
              </w:rPr>
              <w:t xml:space="preserve">Parties</w:t>
            </w:r>
            <w:r w:rsidDel="00000000" w:rsidR="00000000" w:rsidRPr="00000000">
              <w:rPr>
                <w:rFonts w:ascii="Arial" w:cs="Arial" w:eastAsia="Arial" w:hAnsi="Arial"/>
                <w:sz w:val="28"/>
                <w:szCs w:val="28"/>
                <w:rtl w:val="0"/>
              </w:rPr>
              <w:t xml:space="preserve">” and individually as a “</w:t>
            </w:r>
            <w:r w:rsidDel="00000000" w:rsidR="00000000" w:rsidRPr="00000000">
              <w:rPr>
                <w:rFonts w:ascii="Arial" w:cs="Arial" w:eastAsia="Arial" w:hAnsi="Arial"/>
                <w:b w:val="1"/>
                <w:bCs w:val="1"/>
                <w:sz w:val="28"/>
                <w:szCs w:val="28"/>
                <w:rtl w:val="0"/>
              </w:rPr>
              <w:t xml:space="preserve">Party</w:t>
            </w:r>
            <w:r w:rsidDel="00000000" w:rsidR="00000000" w:rsidRPr="00000000">
              <w:rPr>
                <w:rFonts w:ascii="Arial" w:cs="Arial" w:eastAsia="Arial" w:hAnsi="Arial"/>
                <w:sz w:val="28"/>
                <w:szCs w:val="28"/>
                <w:rtl w:val="0"/>
              </w:rPr>
              <w:t xml:space="preserve">”</w:t>
            </w:r>
          </w:p>
        </w:tc>
      </w:tr>
    </w:tbl>
    <w:p w:rsidR="00000000" w:rsidDel="00000000" w:rsidP="00000000" w:rsidRDefault="00000000" w:rsidRPr="00000000" w14:paraId="00000057">
      <w:pPr>
        <w:spacing w:after="120" w:before="120" w:line="276" w:lineRule="auto"/>
        <w:jc w:val="center"/>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WHEREAS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720" w:right="0" w:hanging="720"/>
        <w:jc w:val="both"/>
        <w:rPr>
          <w:rFonts w:ascii="Aptos" w:cs="Aptos" w:eastAsia="Aptos" w:hAnsi="Aptos"/>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Employer has reviewed and approved the Contractor’s Tender Submissions, and hereby engages the Contractor to carry out the following works: (i) the supply of prefabricated steel components in accordance with the Employer’s requirements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Product</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and (ii) the erection and completion of the Works for the Smart Contract Project at (the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Site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(hereinafter referred to as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Works</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Works as described in Sub-Clause 4.1 [</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Scope of Works</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of the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Conditions of Contract</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and as further clarified by th</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 documents a</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ttached hereto to this Contract.</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Employer has reviewed the Contractor’s capabilities, financial capacity, expertise, and experience to ensure the performance of the Works in accordance with the Employer’s requirements and in compliance with the provisions of the Contract.</w:t>
      </w:r>
    </w:p>
    <w:p w:rsidR="00000000" w:rsidDel="00000000" w:rsidP="00000000" w:rsidRDefault="00000000" w:rsidRPr="00000000" w14:paraId="0000005C">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Now, the Employer and the Contractor hereby agree as follows:</w:t>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both"/>
        <w:rPr>
          <w:rFonts w:ascii="Arial" w:cs="Arial" w:eastAsia="Arial" w:hAnsi="Arial"/>
          <w:i w:val="0"/>
          <w:iCs w:val="0"/>
          <w:smallCaps w:val="0"/>
          <w:strike w:val="0"/>
          <w:color w:val="000000"/>
          <w:sz w:val="28"/>
          <w:szCs w:val="28"/>
          <w:shd w:fill="auto" w:val="clear"/>
          <w:vertAlign w:val="baseline"/>
        </w:rPr>
      </w:pPr>
      <w:bookmarkStart w:colFirst="0" w:colLast="0" w:name="_i691jfchihm3" w:id="4"/>
      <w:bookmarkEnd w:id="4"/>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All terms and references in this Agreement shall have the same meanings and interpretations as set out in the Contract Data. </w:t>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Contract Data comprises the following instruments, which shall be read and construed as forming part of the Contract. For the purpose of interpretation, the order of precedence of these documents shall be as follows:</w:t>
      </w:r>
    </w:p>
    <w:p w:rsidR="00000000" w:rsidDel="00000000" w:rsidP="00000000" w:rsidRDefault="00000000" w:rsidRPr="00000000" w14:paraId="0000005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120" w:line="276" w:lineRule="auto"/>
        <w:ind w:left="144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Contract Agreement,</w:t>
      </w:r>
    </w:p>
    <w:p w:rsidR="00000000" w:rsidDel="00000000" w:rsidP="00000000" w:rsidRDefault="00000000" w:rsidRPr="00000000" w14:paraId="0000006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120" w:line="276" w:lineRule="auto"/>
        <w:ind w:left="144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Conditions of Contract, including its Annexes;</w:t>
      </w:r>
    </w:p>
    <w:p w:rsidR="00000000" w:rsidDel="00000000" w:rsidP="00000000" w:rsidRDefault="00000000" w:rsidRPr="00000000" w14:paraId="0000006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120" w:line="276" w:lineRule="auto"/>
        <w:ind w:left="144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Letter of Acceptance (if any),</w:t>
      </w:r>
    </w:p>
    <w:p w:rsidR="00000000" w:rsidDel="00000000" w:rsidP="00000000" w:rsidRDefault="00000000" w:rsidRPr="00000000" w14:paraId="0000006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120" w:line="276" w:lineRule="auto"/>
        <w:ind w:left="144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Tender Submissions,</w:t>
      </w:r>
    </w:p>
    <w:p w:rsidR="00000000" w:rsidDel="00000000" w:rsidP="00000000" w:rsidRDefault="00000000" w:rsidRPr="00000000" w14:paraId="0000006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120" w:line="276" w:lineRule="auto"/>
        <w:ind w:left="144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Specifications,</w:t>
      </w:r>
    </w:p>
    <w:p w:rsidR="00000000" w:rsidDel="00000000" w:rsidP="00000000" w:rsidRDefault="00000000" w:rsidRPr="00000000" w14:paraId="0000006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120" w:line="276" w:lineRule="auto"/>
        <w:ind w:left="144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Drawings,</w:t>
      </w:r>
    </w:p>
    <w:p w:rsidR="00000000" w:rsidDel="00000000" w:rsidP="00000000" w:rsidRDefault="00000000" w:rsidRPr="00000000" w14:paraId="0000006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120" w:line="276" w:lineRule="auto"/>
        <w:ind w:left="144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Inspection and Test Plan (ITP),</w:t>
      </w:r>
    </w:p>
    <w:p w:rsidR="00000000" w:rsidDel="00000000" w:rsidP="00000000" w:rsidRDefault="00000000" w:rsidRPr="00000000" w14:paraId="0000006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120" w:line="276" w:lineRule="auto"/>
        <w:ind w:left="144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Bill of Quantity (if any),</w:t>
      </w:r>
    </w:p>
    <w:p w:rsidR="00000000" w:rsidDel="00000000" w:rsidP="00000000" w:rsidRDefault="00000000" w:rsidRPr="00000000" w14:paraId="0000006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120" w:line="276" w:lineRule="auto"/>
        <w:ind w:left="144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Forms of guarantee,</w:t>
      </w:r>
    </w:p>
    <w:p w:rsidR="00000000" w:rsidDel="00000000" w:rsidP="00000000" w:rsidRDefault="00000000" w:rsidRPr="00000000" w14:paraId="0000006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120" w:line="276" w:lineRule="auto"/>
        <w:ind w:left="144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Other documents forming part of the Contract (if any).</w:t>
      </w:r>
    </w:p>
    <w:p w:rsidR="00000000" w:rsidDel="00000000" w:rsidP="00000000" w:rsidRDefault="00000000" w:rsidRPr="00000000" w14:paraId="000000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This Agreement is made into 04 copies in the </w:t>
      </w:r>
      <w:r w:rsidDel="00000000" w:rsidR="00000000" w:rsidRPr="00000000">
        <w:rPr>
          <w:rFonts w:ascii="Arial" w:cs="Arial" w:eastAsia="Arial" w:hAnsi="Arial"/>
          <w:i w:val="0"/>
          <w:iCs w:val="0"/>
          <w:smallCaps w:val="0"/>
          <w:strike w:val="0"/>
          <w:color w:val="000000"/>
          <w:sz w:val="28"/>
          <w:szCs w:val="28"/>
          <w:highlight w:val="yellow"/>
          <w:u w:val="none"/>
          <w:vertAlign w:val="baseline"/>
          <w:rtl w:val="0"/>
        </w:rPr>
        <w:t xml:space="preserve">Vietnamese and English</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languages, each of which shall have equal legal validity, and each Party shall retain 02 copies for implementation. </w:t>
      </w:r>
    </w:p>
    <w:p w:rsidR="00000000" w:rsidDel="00000000" w:rsidP="00000000" w:rsidRDefault="00000000" w:rsidRPr="00000000" w14:paraId="0000006A">
      <w:pPr>
        <w:spacing w:after="120" w:before="120" w:line="276" w:lineRule="auto"/>
        <w:jc w:val="both"/>
        <w:rPr>
          <w:rFonts w:ascii="Arial" w:cs="Arial" w:eastAsia="Arial" w:hAnsi="Arial"/>
          <w:sz w:val="28"/>
          <w:szCs w:val="28"/>
        </w:rPr>
      </w:pPr>
      <w:r w:rsidDel="00000000" w:rsidR="00000000" w:rsidRPr="00000000">
        <w:rPr>
          <w:rFonts w:ascii="Arial" w:cs="Arial" w:eastAsia="Arial" w:hAnsi="Arial"/>
          <w:b w:val="1"/>
          <w:bCs w:val="1"/>
          <w:i w:val="1"/>
          <w:iCs w:val="1"/>
          <w:sz w:val="28"/>
          <w:szCs w:val="28"/>
          <w:rtl w:val="0"/>
        </w:rPr>
        <w:t xml:space="preserve">IN WITNESS WHEREOF</w:t>
      </w:r>
      <w:r w:rsidDel="00000000" w:rsidR="00000000" w:rsidRPr="00000000">
        <w:rPr>
          <w:rFonts w:ascii="Arial" w:cs="Arial" w:eastAsia="Arial" w:hAnsi="Arial"/>
          <w:sz w:val="28"/>
          <w:szCs w:val="28"/>
          <w:rtl w:val="0"/>
        </w:rPr>
        <w:t xml:space="preserve">, the authorized representatives of the Parties have executed this Agreement on the date stated on the first page (the “</w:t>
      </w:r>
      <w:r w:rsidDel="00000000" w:rsidR="00000000" w:rsidRPr="00000000">
        <w:rPr>
          <w:rFonts w:ascii="Arial" w:cs="Arial" w:eastAsia="Arial" w:hAnsi="Arial"/>
          <w:b w:val="1"/>
          <w:bCs w:val="1"/>
          <w:sz w:val="28"/>
          <w:szCs w:val="28"/>
          <w:rtl w:val="0"/>
        </w:rPr>
        <w:t xml:space="preserve">Effective Date</w:t>
      </w:r>
      <w:r w:rsidDel="00000000" w:rsidR="00000000" w:rsidRPr="00000000">
        <w:rPr>
          <w:rFonts w:ascii="Arial" w:cs="Arial" w:eastAsia="Arial" w:hAnsi="Arial"/>
          <w:sz w:val="28"/>
          <w:szCs w:val="28"/>
          <w:rtl w:val="0"/>
        </w:rPr>
        <w:t xml:space="preserve">”). This Agreement and the Contract shall take effect from the Effective Date.</w:t>
      </w:r>
    </w:p>
    <w:p w:rsidR="00000000" w:rsidDel="00000000" w:rsidP="00000000" w:rsidRDefault="00000000" w:rsidRPr="00000000" w14:paraId="0000006B">
      <w:pPr>
        <w:spacing w:after="120" w:before="120" w:line="276"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C">
      <w:pPr>
        <w:spacing w:after="120" w:before="120" w:line="276" w:lineRule="auto"/>
        <w:rPr>
          <w:rFonts w:ascii="Arial" w:cs="Arial" w:eastAsia="Arial" w:hAnsi="Arial"/>
          <w:sz w:val="28"/>
          <w:szCs w:val="28"/>
        </w:rPr>
      </w:pPr>
      <w:r w:rsidDel="00000000" w:rsidR="00000000" w:rsidRPr="00000000">
        <w:br w:type="page"/>
      </w:r>
      <w:r w:rsidDel="00000000" w:rsidR="00000000" w:rsidRPr="00000000">
        <w:rPr>
          <w:rtl w:val="0"/>
        </w:rPr>
      </w:r>
    </w:p>
    <w:tbl>
      <w:tblPr>
        <w:tblStyle w:val="Table2"/>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6D">
            <w:pPr>
              <w:spacing w:after="120" w:before="120"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EMPLOYER</w:t>
            </w:r>
          </w:p>
          <w:p w:rsidR="00000000" w:rsidDel="00000000" w:rsidP="00000000" w:rsidRDefault="00000000" w:rsidRPr="00000000" w14:paraId="0000006E">
            <w:pPr>
              <w:spacing w:after="120" w:before="120"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For and on behalf of</w:t>
            </w:r>
          </w:p>
          <w:p w:rsidR="00000000" w:rsidDel="00000000" w:rsidP="00000000" w:rsidRDefault="00000000" w:rsidRPr="00000000" w14:paraId="0000006F">
            <w:pPr>
              <w:spacing w:after="120" w:before="120"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COMPANY </w:t>
            </w:r>
            <w:r w:rsidDel="00000000" w:rsidR="00000000" w:rsidRPr="00000000">
              <w:rPr>
                <w:rFonts w:ascii="Arial" w:cs="Arial" w:eastAsia="Arial" w:hAnsi="Arial"/>
                <w:b w:val="1"/>
                <w:bCs w:val="1"/>
                <w:sz w:val="28"/>
                <w:szCs w:val="28"/>
                <w:highlight w:val="yellow"/>
                <w:rtl w:val="0"/>
              </w:rPr>
              <w:t xml:space="preserve">[Savvycom]</w:t>
            </w:r>
            <w:r w:rsidDel="00000000" w:rsidR="00000000" w:rsidRPr="00000000">
              <w:rPr>
                <w:rtl w:val="0"/>
              </w:rPr>
            </w:r>
          </w:p>
          <w:p w:rsidR="00000000" w:rsidDel="00000000" w:rsidP="00000000" w:rsidRDefault="00000000" w:rsidRPr="00000000" w14:paraId="00000070">
            <w:pPr>
              <w:spacing w:after="120" w:before="120" w:line="276"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1">
            <w:pPr>
              <w:spacing w:after="120" w:before="120" w:line="276"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2">
            <w:pPr>
              <w:spacing w:after="120" w:before="120" w:line="276"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3">
            <w:pPr>
              <w:spacing w:after="120" w:before="120" w:line="276"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4">
            <w:pPr>
              <w:spacing w:after="120" w:before="120" w:line="276"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Name:_______________________ </w:t>
            </w:r>
          </w:p>
          <w:p w:rsidR="00000000" w:rsidDel="00000000" w:rsidP="00000000" w:rsidRDefault="00000000" w:rsidRPr="00000000" w14:paraId="00000075">
            <w:pPr>
              <w:spacing w:after="120" w:before="120" w:line="276"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Position:______________________</w:t>
            </w:r>
          </w:p>
        </w:tc>
        <w:tc>
          <w:tcPr/>
          <w:p w:rsidR="00000000" w:rsidDel="00000000" w:rsidP="00000000" w:rsidRDefault="00000000" w:rsidRPr="00000000" w14:paraId="00000076">
            <w:pPr>
              <w:spacing w:after="120" w:before="120"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CONTRACTOR</w:t>
            </w:r>
          </w:p>
          <w:p w:rsidR="00000000" w:rsidDel="00000000" w:rsidP="00000000" w:rsidRDefault="00000000" w:rsidRPr="00000000" w14:paraId="00000077">
            <w:pPr>
              <w:spacing w:after="120" w:before="120"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For and on behalf of</w:t>
            </w:r>
          </w:p>
          <w:p w:rsidR="00000000" w:rsidDel="00000000" w:rsidP="00000000" w:rsidRDefault="00000000" w:rsidRPr="00000000" w14:paraId="00000078">
            <w:pPr>
              <w:spacing w:after="120" w:before="120"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PEB STEEL BUILDINGS COMPANY LIMITED</w:t>
            </w:r>
          </w:p>
          <w:p w:rsidR="00000000" w:rsidDel="00000000" w:rsidP="00000000" w:rsidRDefault="00000000" w:rsidRPr="00000000" w14:paraId="00000079">
            <w:pPr>
              <w:spacing w:after="120" w:before="120" w:line="276"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A">
            <w:pPr>
              <w:spacing w:after="120" w:before="120" w:line="276"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B">
            <w:pPr>
              <w:spacing w:after="120" w:before="120" w:line="276"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C">
            <w:pPr>
              <w:spacing w:after="120" w:before="120" w:line="276"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D">
            <w:pPr>
              <w:spacing w:after="120" w:before="120" w:line="276"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Name:_________________________</w:t>
            </w:r>
          </w:p>
          <w:p w:rsidR="00000000" w:rsidDel="00000000" w:rsidP="00000000" w:rsidRDefault="00000000" w:rsidRPr="00000000" w14:paraId="0000007E">
            <w:pPr>
              <w:spacing w:after="120" w:before="120" w:line="276"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Position:_________________________ </w:t>
            </w:r>
          </w:p>
        </w:tc>
      </w:tr>
    </w:tbl>
    <w:p w:rsidR="00000000" w:rsidDel="00000000" w:rsidP="00000000" w:rsidRDefault="00000000" w:rsidRPr="00000000" w14:paraId="0000007F">
      <w:pPr>
        <w:spacing w:after="120" w:before="120" w:line="276" w:lineRule="auto"/>
        <w:jc w:val="cente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Title"/>
        <w:spacing w:after="120" w:before="120" w:line="276" w:lineRule="auto"/>
        <w:jc w:val="center"/>
        <w:rPr>
          <w:rFonts w:ascii="Arial" w:cs="Arial" w:eastAsia="Arial" w:hAnsi="Arial"/>
          <w:sz w:val="28"/>
          <w:szCs w:val="28"/>
        </w:rPr>
      </w:pPr>
      <w:bookmarkStart w:colFirst="0" w:colLast="0" w:name="_5vvkmnenh1jt" w:id="5"/>
      <w:bookmarkEnd w:id="5"/>
      <w:r w:rsidDel="00000000" w:rsidR="00000000" w:rsidRPr="00000000">
        <w:rPr>
          <w:rFonts w:ascii="Arial" w:cs="Arial" w:eastAsia="Arial" w:hAnsi="Arial"/>
          <w:sz w:val="28"/>
          <w:szCs w:val="28"/>
          <w:rtl w:val="0"/>
        </w:rPr>
        <w:t xml:space="preserve">CONDITIONS OF CONTRACT</w:t>
      </w:r>
    </w:p>
    <w:p w:rsidR="00000000" w:rsidDel="00000000" w:rsidP="00000000" w:rsidRDefault="00000000" w:rsidRPr="00000000" w14:paraId="00000081">
      <w:pPr>
        <w:pStyle w:val="Heading1"/>
        <w:numPr>
          <w:ilvl w:val="0"/>
          <w:numId w:val="23"/>
        </w:numPr>
        <w:spacing w:after="120" w:before="120" w:line="276" w:lineRule="auto"/>
        <w:ind w:left="720"/>
        <w:jc w:val="both"/>
        <w:rPr>
          <w:rFonts w:ascii="Arial" w:cs="Arial" w:eastAsia="Arial" w:hAnsi="Arial"/>
          <w:sz w:val="28"/>
          <w:szCs w:val="28"/>
        </w:rPr>
      </w:pPr>
      <w:bookmarkStart w:colFirst="0" w:colLast="0" w:name="_er6h9tqebhoo" w:id="6"/>
      <w:bookmarkEnd w:id="6"/>
      <w:r w:rsidDel="00000000" w:rsidR="00000000" w:rsidRPr="00000000">
        <w:rPr>
          <w:rFonts w:ascii="Arial" w:cs="Arial" w:eastAsia="Arial" w:hAnsi="Arial"/>
          <w:sz w:val="28"/>
          <w:szCs w:val="28"/>
          <w:vertAlign w:val="baseline"/>
          <w:rtl w:val="0"/>
        </w:rPr>
        <w:t xml:space="preserve">General Conditions  </w:t>
      </w:r>
    </w:p>
    <w:p w:rsidR="00000000" w:rsidDel="00000000" w:rsidP="00000000" w:rsidRDefault="00000000" w:rsidRPr="00000000" w14:paraId="00000082">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twi35fweyy3s" w:id="7"/>
      <w:bookmarkEnd w:id="7"/>
      <w:r w:rsidDel="00000000" w:rsidR="00000000" w:rsidRPr="00000000">
        <w:rPr>
          <w:rFonts w:ascii="Arial" w:cs="Arial" w:eastAsia="Arial" w:hAnsi="Arial"/>
          <w:sz w:val="28"/>
          <w:szCs w:val="28"/>
          <w:vertAlign w:val="baseline"/>
          <w:rtl w:val="0"/>
        </w:rPr>
        <w:t xml:space="preserve">Definitions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In the Conditions of Contract, the words and expressions listed below shall have the meanings assigned to them. Words referring to persons or parties shall include corporations and other legal entities, except where the context requires otherwise.</w:t>
      </w:r>
    </w:p>
    <w:p w:rsidR="00000000" w:rsidDel="00000000" w:rsidP="00000000" w:rsidRDefault="00000000" w:rsidRPr="00000000" w14:paraId="00000084">
      <w:pPr>
        <w:pStyle w:val="Heading3"/>
        <w:numPr>
          <w:ilvl w:val="2"/>
          <w:numId w:val="23"/>
        </w:numPr>
        <w:spacing w:after="120" w:before="120" w:line="276" w:lineRule="auto"/>
        <w:ind w:left="1440" w:hanging="720"/>
        <w:jc w:val="both"/>
        <w:rPr/>
      </w:pPr>
      <w:bookmarkStart w:colFirst="0" w:colLast="0" w:name="_cq4w2do4z3db" w:id="8"/>
      <w:bookmarkEnd w:id="8"/>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Advance Payment</w:t>
      </w:r>
      <w:r w:rsidDel="00000000" w:rsidR="00000000" w:rsidRPr="00000000">
        <w:rPr>
          <w:rFonts w:ascii="Arial" w:cs="Arial" w:eastAsia="Arial" w:hAnsi="Arial"/>
          <w:vertAlign w:val="baseline"/>
          <w:rtl w:val="0"/>
        </w:rPr>
        <w:t xml:space="preserve">” means the amount defined in Annex 2.</w:t>
      </w:r>
    </w:p>
    <w:p w:rsidR="00000000" w:rsidDel="00000000" w:rsidP="00000000" w:rsidRDefault="00000000" w:rsidRPr="00000000" w14:paraId="00000085">
      <w:pPr>
        <w:pStyle w:val="Heading3"/>
        <w:numPr>
          <w:ilvl w:val="2"/>
          <w:numId w:val="23"/>
        </w:numPr>
        <w:spacing w:after="120" w:before="120" w:line="276" w:lineRule="auto"/>
        <w:ind w:left="1440" w:hanging="720"/>
        <w:jc w:val="both"/>
        <w:rPr/>
      </w:pPr>
      <w:bookmarkStart w:colFirst="0" w:colLast="0" w:name="_7rqk0q2hvcwo" w:id="9"/>
      <w:bookmarkEnd w:id="9"/>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Approval Drawings</w:t>
      </w:r>
      <w:r w:rsidDel="00000000" w:rsidR="00000000" w:rsidRPr="00000000">
        <w:rPr>
          <w:rFonts w:ascii="Arial" w:cs="Arial" w:eastAsia="Arial" w:hAnsi="Arial"/>
          <w:vertAlign w:val="baseline"/>
          <w:rtl w:val="0"/>
        </w:rPr>
        <w:t xml:space="preserve">” means the design drawings prepared by the Contractor (when the Contractor is responsible for design of the Works under this Contract) and approved by the Employer, which set out the performance requirements, layout, and technical parameters in compliance with applicable technical standards and regulations, and which are sufficient to enable the Contractor to prepare shop drawings and carry out the construction and execution of the Works.</w:t>
      </w:r>
    </w:p>
    <w:p w:rsidR="00000000" w:rsidDel="00000000" w:rsidP="00000000" w:rsidRDefault="00000000" w:rsidRPr="00000000" w14:paraId="00000086">
      <w:pPr>
        <w:pStyle w:val="Heading3"/>
        <w:numPr>
          <w:ilvl w:val="2"/>
          <w:numId w:val="23"/>
        </w:numPr>
        <w:spacing w:after="120" w:before="120" w:line="276" w:lineRule="auto"/>
        <w:ind w:left="1440" w:hanging="720"/>
        <w:jc w:val="both"/>
        <w:rPr/>
      </w:pPr>
      <w:bookmarkStart w:colFirst="0" w:colLast="0" w:name="_1jaq691wtuoi" w:id="10"/>
      <w:bookmarkEnd w:id="10"/>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Bill of Quantity</w:t>
      </w:r>
      <w:r w:rsidDel="00000000" w:rsidR="00000000" w:rsidRPr="00000000">
        <w:rPr>
          <w:rFonts w:ascii="Arial" w:cs="Arial" w:eastAsia="Arial" w:hAnsi="Arial"/>
          <w:vertAlign w:val="baseline"/>
          <w:rtl w:val="0"/>
        </w:rPr>
        <w:t xml:space="preserve">” means the document so titled.</w:t>
      </w:r>
    </w:p>
    <w:p w:rsidR="00000000" w:rsidDel="00000000" w:rsidP="00000000" w:rsidRDefault="00000000" w:rsidRPr="00000000" w14:paraId="00000087">
      <w:pPr>
        <w:pStyle w:val="Heading3"/>
        <w:numPr>
          <w:ilvl w:val="2"/>
          <w:numId w:val="23"/>
        </w:numPr>
        <w:spacing w:after="120" w:before="120" w:line="276" w:lineRule="auto"/>
        <w:ind w:left="1440" w:hanging="720"/>
        <w:jc w:val="both"/>
        <w:rPr/>
      </w:pPr>
      <w:bookmarkStart w:colFirst="0" w:colLast="0" w:name="_is7v7ciwtjce" w:id="11"/>
      <w:bookmarkEnd w:id="11"/>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Commencement Date</w:t>
      </w:r>
      <w:r w:rsidDel="00000000" w:rsidR="00000000" w:rsidRPr="00000000">
        <w:rPr>
          <w:rFonts w:ascii="Arial" w:cs="Arial" w:eastAsia="Arial" w:hAnsi="Arial"/>
          <w:vertAlign w:val="baseline"/>
          <w:rtl w:val="0"/>
        </w:rPr>
        <w:t xml:space="preserve">” means the date specified in Sub-Clause 6.1.1.</w:t>
      </w:r>
    </w:p>
    <w:p w:rsidR="00000000" w:rsidDel="00000000" w:rsidP="00000000" w:rsidRDefault="00000000" w:rsidRPr="00000000" w14:paraId="00000088">
      <w:pPr>
        <w:pStyle w:val="Heading3"/>
        <w:numPr>
          <w:ilvl w:val="2"/>
          <w:numId w:val="23"/>
        </w:numPr>
        <w:spacing w:after="120" w:before="120" w:line="276" w:lineRule="auto"/>
        <w:ind w:left="1440" w:hanging="720"/>
        <w:jc w:val="both"/>
        <w:rPr/>
      </w:pPr>
      <w:bookmarkStart w:colFirst="0" w:colLast="0" w:name="_fncffqnnu3lk" w:id="12"/>
      <w:bookmarkEnd w:id="12"/>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Completion Date</w:t>
      </w:r>
      <w:r w:rsidDel="00000000" w:rsidR="00000000" w:rsidRPr="00000000">
        <w:rPr>
          <w:rFonts w:ascii="Arial" w:cs="Arial" w:eastAsia="Arial" w:hAnsi="Arial"/>
          <w:vertAlign w:val="baseline"/>
          <w:rtl w:val="0"/>
        </w:rPr>
        <w:t xml:space="preserve">” means the date on which the Works are deemed to have been certified as completed by the Employer pursuant to Clause 8.</w:t>
      </w:r>
    </w:p>
    <w:p w:rsidR="00000000" w:rsidDel="00000000" w:rsidP="00000000" w:rsidRDefault="00000000" w:rsidRPr="00000000" w14:paraId="00000089">
      <w:pPr>
        <w:pStyle w:val="Heading3"/>
        <w:numPr>
          <w:ilvl w:val="2"/>
          <w:numId w:val="23"/>
        </w:numPr>
        <w:spacing w:after="120" w:before="120" w:line="276" w:lineRule="auto"/>
        <w:ind w:left="1440" w:hanging="720"/>
        <w:jc w:val="both"/>
        <w:rPr/>
      </w:pPr>
      <w:bookmarkStart w:colFirst="0" w:colLast="0" w:name="_5sky1m8bnef3" w:id="13"/>
      <w:bookmarkEnd w:id="13"/>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Contract</w:t>
      </w:r>
      <w:r w:rsidDel="00000000" w:rsidR="00000000" w:rsidRPr="00000000">
        <w:rPr>
          <w:rFonts w:ascii="Arial" w:cs="Arial" w:eastAsia="Arial" w:hAnsi="Arial"/>
          <w:vertAlign w:val="baseline"/>
          <w:rtl w:val="0"/>
        </w:rPr>
        <w:t xml:space="preserve">” means all documents listed in the Contract Agreement.</w:t>
      </w:r>
    </w:p>
    <w:p w:rsidR="00000000" w:rsidDel="00000000" w:rsidP="00000000" w:rsidRDefault="00000000" w:rsidRPr="00000000" w14:paraId="0000008A">
      <w:pPr>
        <w:pStyle w:val="Heading3"/>
        <w:numPr>
          <w:ilvl w:val="2"/>
          <w:numId w:val="23"/>
        </w:numPr>
        <w:spacing w:after="120" w:before="120" w:line="276" w:lineRule="auto"/>
        <w:ind w:left="1440" w:hanging="720"/>
        <w:jc w:val="both"/>
        <w:rPr/>
      </w:pPr>
      <w:bookmarkStart w:colFirst="0" w:colLast="0" w:name="_uq34iwxi4cwb" w:id="14"/>
      <w:bookmarkEnd w:id="14"/>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Contract Price</w:t>
      </w:r>
      <w:r w:rsidDel="00000000" w:rsidR="00000000" w:rsidRPr="00000000">
        <w:rPr>
          <w:rFonts w:ascii="Arial" w:cs="Arial" w:eastAsia="Arial" w:hAnsi="Arial"/>
          <w:vertAlign w:val="baseline"/>
          <w:rtl w:val="0"/>
        </w:rPr>
        <w:t xml:space="preserve">” means the price stated in Annex 2.</w:t>
      </w:r>
    </w:p>
    <w:p w:rsidR="00000000" w:rsidDel="00000000" w:rsidP="00000000" w:rsidRDefault="00000000" w:rsidRPr="00000000" w14:paraId="0000008B">
      <w:pPr>
        <w:pStyle w:val="Heading3"/>
        <w:numPr>
          <w:ilvl w:val="2"/>
          <w:numId w:val="23"/>
        </w:numPr>
        <w:spacing w:after="120" w:before="120" w:line="276" w:lineRule="auto"/>
        <w:ind w:left="1440" w:hanging="720"/>
        <w:jc w:val="both"/>
        <w:rPr/>
      </w:pPr>
      <w:bookmarkStart w:colFirst="0" w:colLast="0" w:name="_vnwgt0pkyogi" w:id="15"/>
      <w:bookmarkEnd w:id="15"/>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Contractor’s Documents</w:t>
      </w:r>
      <w:r w:rsidDel="00000000" w:rsidR="00000000" w:rsidRPr="00000000">
        <w:rPr>
          <w:rFonts w:ascii="Arial" w:cs="Arial" w:eastAsia="Arial" w:hAnsi="Arial"/>
          <w:vertAlign w:val="baseline"/>
          <w:rtl w:val="0"/>
        </w:rPr>
        <w:t xml:space="preserve">” means the documents listed in Sub-Clause 4.3.</w:t>
      </w:r>
    </w:p>
    <w:p w:rsidR="00000000" w:rsidDel="00000000" w:rsidP="00000000" w:rsidRDefault="00000000" w:rsidRPr="00000000" w14:paraId="0000008C">
      <w:pPr>
        <w:pStyle w:val="Heading3"/>
        <w:numPr>
          <w:ilvl w:val="2"/>
          <w:numId w:val="23"/>
        </w:numPr>
        <w:spacing w:after="120" w:before="120" w:line="276" w:lineRule="auto"/>
        <w:ind w:left="1440" w:hanging="720"/>
        <w:jc w:val="both"/>
        <w:rPr/>
      </w:pPr>
      <w:bookmarkStart w:colFirst="0" w:colLast="0" w:name="_9u1jnld5wedr" w:id="16"/>
      <w:bookmarkEnd w:id="16"/>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Contractor’s Representative</w:t>
      </w:r>
      <w:r w:rsidDel="00000000" w:rsidR="00000000" w:rsidRPr="00000000">
        <w:rPr>
          <w:rFonts w:ascii="Arial" w:cs="Arial" w:eastAsia="Arial" w:hAnsi="Arial"/>
          <w:vertAlign w:val="baseline"/>
          <w:rtl w:val="0"/>
        </w:rPr>
        <w:t xml:space="preserve">” means the person appointed by the Contractor pursuant to Sub-Clause 4.2.</w:t>
      </w:r>
    </w:p>
    <w:p w:rsidR="00000000" w:rsidDel="00000000" w:rsidP="00000000" w:rsidRDefault="00000000" w:rsidRPr="00000000" w14:paraId="0000008D">
      <w:pPr>
        <w:pStyle w:val="Heading3"/>
        <w:numPr>
          <w:ilvl w:val="2"/>
          <w:numId w:val="23"/>
        </w:numPr>
        <w:spacing w:after="120" w:before="120" w:line="276" w:lineRule="auto"/>
        <w:ind w:left="1440" w:hanging="720"/>
        <w:jc w:val="both"/>
        <w:rPr/>
      </w:pPr>
      <w:bookmarkStart w:colFirst="0" w:colLast="0" w:name="_sfxqm13vqn4l" w:id="17"/>
      <w:bookmarkEnd w:id="17"/>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Day</w:t>
      </w:r>
      <w:r w:rsidDel="00000000" w:rsidR="00000000" w:rsidRPr="00000000">
        <w:rPr>
          <w:rFonts w:ascii="Arial" w:cs="Arial" w:eastAsia="Arial" w:hAnsi="Arial"/>
          <w:vertAlign w:val="baseline"/>
          <w:rtl w:val="0"/>
        </w:rPr>
        <w:t xml:space="preserve">” means a calendar day.</w:t>
      </w:r>
    </w:p>
    <w:p w:rsidR="00000000" w:rsidDel="00000000" w:rsidP="00000000" w:rsidRDefault="00000000" w:rsidRPr="00000000" w14:paraId="0000008E">
      <w:pPr>
        <w:pStyle w:val="Heading3"/>
        <w:numPr>
          <w:ilvl w:val="2"/>
          <w:numId w:val="23"/>
        </w:numPr>
        <w:spacing w:after="120" w:before="120" w:line="276" w:lineRule="auto"/>
        <w:ind w:left="1440" w:hanging="720"/>
        <w:jc w:val="both"/>
        <w:rPr/>
      </w:pPr>
      <w:bookmarkStart w:colFirst="0" w:colLast="0" w:name="_yt1oy08h30vz" w:id="18"/>
      <w:bookmarkEnd w:id="18"/>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Defect Notification Period</w:t>
      </w:r>
      <w:r w:rsidDel="00000000" w:rsidR="00000000" w:rsidRPr="00000000">
        <w:rPr>
          <w:rFonts w:ascii="Arial" w:cs="Arial" w:eastAsia="Arial" w:hAnsi="Arial"/>
          <w:vertAlign w:val="baseline"/>
          <w:rtl w:val="0"/>
        </w:rPr>
        <w:t xml:space="preserve">” means the period for notifying defects in the Works or any Section thereof under Sub-Clause 9.1, commencing from the date the Works or Section is completed as certified under Sub-Clause 8.2.2.</w:t>
      </w:r>
    </w:p>
    <w:p w:rsidR="00000000" w:rsidDel="00000000" w:rsidP="00000000" w:rsidRDefault="00000000" w:rsidRPr="00000000" w14:paraId="0000008F">
      <w:pPr>
        <w:pStyle w:val="Heading3"/>
        <w:numPr>
          <w:ilvl w:val="2"/>
          <w:numId w:val="23"/>
        </w:numPr>
        <w:spacing w:after="120" w:before="120" w:line="276" w:lineRule="auto"/>
        <w:ind w:left="1440" w:hanging="720"/>
        <w:jc w:val="both"/>
        <w:rPr/>
      </w:pPr>
      <w:bookmarkStart w:colFirst="0" w:colLast="0" w:name="_gsfw1yd0mbjr" w:id="19"/>
      <w:bookmarkEnd w:id="19"/>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Effective Date</w:t>
      </w:r>
      <w:r w:rsidDel="00000000" w:rsidR="00000000" w:rsidRPr="00000000">
        <w:rPr>
          <w:rFonts w:ascii="Arial" w:cs="Arial" w:eastAsia="Arial" w:hAnsi="Arial"/>
          <w:vertAlign w:val="baseline"/>
          <w:rtl w:val="0"/>
        </w:rPr>
        <w:t xml:space="preserve">” means the date defined in the Contract Agreement.</w:t>
      </w:r>
    </w:p>
    <w:p w:rsidR="00000000" w:rsidDel="00000000" w:rsidP="00000000" w:rsidRDefault="00000000" w:rsidRPr="00000000" w14:paraId="00000090">
      <w:pPr>
        <w:pStyle w:val="Heading3"/>
        <w:numPr>
          <w:ilvl w:val="2"/>
          <w:numId w:val="23"/>
        </w:numPr>
        <w:spacing w:after="120" w:before="120" w:line="276" w:lineRule="auto"/>
        <w:ind w:left="1440" w:hanging="720"/>
        <w:jc w:val="both"/>
        <w:rPr/>
      </w:pPr>
      <w:bookmarkStart w:colFirst="0" w:colLast="0" w:name="_npqgv6ph6t6m" w:id="20"/>
      <w:bookmarkEnd w:id="20"/>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Employer’s Representative</w:t>
      </w:r>
      <w:r w:rsidDel="00000000" w:rsidR="00000000" w:rsidRPr="00000000">
        <w:rPr>
          <w:rFonts w:ascii="Arial" w:cs="Arial" w:eastAsia="Arial" w:hAnsi="Arial"/>
          <w:vertAlign w:val="baseline"/>
          <w:rtl w:val="0"/>
        </w:rPr>
        <w:t xml:space="preserve">” means the person appointed by the Employer pursuant to Sub-Clause 2.3.</w:t>
      </w:r>
    </w:p>
    <w:p w:rsidR="00000000" w:rsidDel="00000000" w:rsidP="00000000" w:rsidRDefault="00000000" w:rsidRPr="00000000" w14:paraId="00000091">
      <w:pPr>
        <w:pStyle w:val="Heading3"/>
        <w:numPr>
          <w:ilvl w:val="2"/>
          <w:numId w:val="23"/>
        </w:numPr>
        <w:spacing w:after="120" w:before="120" w:line="276" w:lineRule="auto"/>
        <w:ind w:left="1440" w:hanging="720"/>
        <w:jc w:val="both"/>
        <w:rPr/>
      </w:pPr>
      <w:bookmarkStart w:colFirst="0" w:colLast="0" w:name="_xluur96hk2ba" w:id="21"/>
      <w:bookmarkEnd w:id="21"/>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Final Account</w:t>
      </w:r>
      <w:r w:rsidDel="00000000" w:rsidR="00000000" w:rsidRPr="00000000">
        <w:rPr>
          <w:rFonts w:ascii="Arial" w:cs="Arial" w:eastAsia="Arial" w:hAnsi="Arial"/>
          <w:vertAlign w:val="baseline"/>
          <w:rtl w:val="0"/>
        </w:rPr>
        <w:t xml:space="preserve">” means the value defined in Annex 2, determined after the Parties sign the Taking Over Minutes pursuant to Sub-Clause 8.2.2.</w:t>
      </w:r>
    </w:p>
    <w:p w:rsidR="00000000" w:rsidDel="00000000" w:rsidP="00000000" w:rsidRDefault="00000000" w:rsidRPr="00000000" w14:paraId="00000092">
      <w:pPr>
        <w:pStyle w:val="Heading3"/>
        <w:numPr>
          <w:ilvl w:val="2"/>
          <w:numId w:val="23"/>
        </w:numPr>
        <w:spacing w:after="120" w:before="120" w:line="276" w:lineRule="auto"/>
        <w:ind w:left="1440" w:hanging="720"/>
        <w:jc w:val="both"/>
        <w:rPr/>
      </w:pPr>
      <w:bookmarkStart w:colFirst="0" w:colLast="0" w:name="_e9gisgsypso9" w:id="22"/>
      <w:bookmarkEnd w:id="22"/>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Force Majeure Events</w:t>
      </w:r>
      <w:r w:rsidDel="00000000" w:rsidR="00000000" w:rsidRPr="00000000">
        <w:rPr>
          <w:rFonts w:ascii="Arial" w:cs="Arial" w:eastAsia="Arial" w:hAnsi="Arial"/>
          <w:vertAlign w:val="baseline"/>
          <w:rtl w:val="0"/>
        </w:rPr>
        <w:t xml:space="preserve">” means the events specified in Clause 14.</w:t>
      </w:r>
    </w:p>
    <w:p w:rsidR="00000000" w:rsidDel="00000000" w:rsidP="00000000" w:rsidRDefault="00000000" w:rsidRPr="00000000" w14:paraId="00000093">
      <w:pPr>
        <w:pStyle w:val="Heading3"/>
        <w:numPr>
          <w:ilvl w:val="2"/>
          <w:numId w:val="23"/>
        </w:numPr>
        <w:spacing w:after="120" w:before="120" w:line="276" w:lineRule="auto"/>
        <w:ind w:left="1440" w:hanging="720"/>
        <w:jc w:val="both"/>
        <w:rPr/>
      </w:pPr>
      <w:bookmarkStart w:colFirst="0" w:colLast="0" w:name="_nz4vwvue826" w:id="23"/>
      <w:bookmarkEnd w:id="23"/>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Handover Minutes</w:t>
      </w:r>
      <w:r w:rsidDel="00000000" w:rsidR="00000000" w:rsidRPr="00000000">
        <w:rPr>
          <w:rFonts w:ascii="Arial" w:cs="Arial" w:eastAsia="Arial" w:hAnsi="Arial"/>
          <w:vertAlign w:val="baseline"/>
          <w:rtl w:val="0"/>
        </w:rPr>
        <w:t xml:space="preserve">” means the document signed by the Employer and/or the Engineer, and the Contractor, acknowledging the handover of the Site as referred to in Sub-Clause 2.1.3.</w:t>
      </w:r>
    </w:p>
    <w:p w:rsidR="00000000" w:rsidDel="00000000" w:rsidP="00000000" w:rsidRDefault="00000000" w:rsidRPr="00000000" w14:paraId="00000094">
      <w:pPr>
        <w:pStyle w:val="Heading3"/>
        <w:numPr>
          <w:ilvl w:val="2"/>
          <w:numId w:val="23"/>
        </w:numPr>
        <w:spacing w:after="120" w:before="120" w:line="276" w:lineRule="auto"/>
        <w:ind w:left="1440" w:hanging="720"/>
        <w:jc w:val="both"/>
        <w:rPr/>
      </w:pPr>
      <w:bookmarkStart w:colFirst="0" w:colLast="0" w:name="_c029qbo8f63u" w:id="24"/>
      <w:bookmarkEnd w:id="24"/>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IFC Drawings</w:t>
      </w:r>
      <w:r w:rsidDel="00000000" w:rsidR="00000000" w:rsidRPr="00000000">
        <w:rPr>
          <w:rFonts w:ascii="Arial" w:cs="Arial" w:eastAsia="Arial" w:hAnsi="Arial"/>
          <w:vertAlign w:val="baseline"/>
          <w:rtl w:val="0"/>
        </w:rPr>
        <w:t xml:space="preserve">” or “</w:t>
      </w:r>
      <w:r w:rsidDel="00000000" w:rsidR="00000000" w:rsidRPr="00000000">
        <w:rPr>
          <w:rFonts w:ascii="Arial" w:cs="Arial" w:eastAsia="Arial" w:hAnsi="Arial"/>
          <w:b w:val="1"/>
          <w:bCs w:val="1"/>
          <w:vertAlign w:val="baseline"/>
          <w:rtl w:val="0"/>
        </w:rPr>
        <w:t xml:space="preserve">Issued For Construction Drawings</w:t>
      </w:r>
      <w:r w:rsidDel="00000000" w:rsidR="00000000" w:rsidRPr="00000000">
        <w:rPr>
          <w:rFonts w:ascii="Arial" w:cs="Arial" w:eastAsia="Arial" w:hAnsi="Arial"/>
          <w:vertAlign w:val="baseline"/>
          <w:rtl w:val="0"/>
        </w:rPr>
        <w:t xml:space="preserve">” means the design drawings prepared by the Employer, which set out the performance requirements, layout, and technical parameters in compliance with applicable technical standards and regulations, and which are sufficient to enable the Contractor to prepare shop drawings and carry out the construction and execution of the Works.</w:t>
      </w:r>
    </w:p>
    <w:p w:rsidR="00000000" w:rsidDel="00000000" w:rsidP="00000000" w:rsidRDefault="00000000" w:rsidRPr="00000000" w14:paraId="00000095">
      <w:pPr>
        <w:pStyle w:val="Heading3"/>
        <w:numPr>
          <w:ilvl w:val="2"/>
          <w:numId w:val="23"/>
        </w:numPr>
        <w:spacing w:after="120" w:before="120" w:line="276" w:lineRule="auto"/>
        <w:ind w:left="1440" w:hanging="720"/>
        <w:jc w:val="both"/>
        <w:rPr/>
      </w:pPr>
      <w:bookmarkStart w:colFirst="0" w:colLast="0" w:name="_ym98dvnddyim" w:id="25"/>
      <w:bookmarkEnd w:id="25"/>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Liquidation of the Contract</w:t>
      </w:r>
      <w:r w:rsidDel="00000000" w:rsidR="00000000" w:rsidRPr="00000000">
        <w:rPr>
          <w:rFonts w:ascii="Arial" w:cs="Arial" w:eastAsia="Arial" w:hAnsi="Arial"/>
          <w:vertAlign w:val="baseline"/>
          <w:rtl w:val="0"/>
        </w:rPr>
        <w:t xml:space="preserve">” means the written instrument by which the Parties agree to liquidate this Contract and fully settle and discharge all outstanding obligations arising therefrom.</w:t>
      </w:r>
    </w:p>
    <w:p w:rsidR="00000000" w:rsidDel="00000000" w:rsidP="00000000" w:rsidRDefault="00000000" w:rsidRPr="00000000" w14:paraId="00000096">
      <w:pPr>
        <w:pStyle w:val="Heading3"/>
        <w:numPr>
          <w:ilvl w:val="2"/>
          <w:numId w:val="23"/>
        </w:numPr>
        <w:spacing w:after="120" w:before="120" w:line="276" w:lineRule="auto"/>
        <w:ind w:left="1440" w:hanging="720"/>
        <w:jc w:val="both"/>
        <w:rPr/>
      </w:pPr>
      <w:bookmarkStart w:colFirst="0" w:colLast="0" w:name="_3fprmcaqihfx" w:id="26"/>
      <w:bookmarkEnd w:id="26"/>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Letter of Acceptance</w:t>
      </w:r>
      <w:r w:rsidDel="00000000" w:rsidR="00000000" w:rsidRPr="00000000">
        <w:rPr>
          <w:rFonts w:ascii="Arial" w:cs="Arial" w:eastAsia="Arial" w:hAnsi="Arial"/>
          <w:vertAlign w:val="baseline"/>
          <w:rtl w:val="0"/>
        </w:rPr>
        <w:t xml:space="preserve">” means the letter issued by the Employer, signed by the Employer, accepting the Contractor’s Tender Submission.</w:t>
      </w:r>
    </w:p>
    <w:p w:rsidR="00000000" w:rsidDel="00000000" w:rsidP="00000000" w:rsidRDefault="00000000" w:rsidRPr="00000000" w14:paraId="00000097">
      <w:pPr>
        <w:pStyle w:val="Heading3"/>
        <w:numPr>
          <w:ilvl w:val="2"/>
          <w:numId w:val="23"/>
        </w:numPr>
        <w:spacing w:after="120" w:before="120" w:line="276" w:lineRule="auto"/>
        <w:ind w:left="1440" w:hanging="720"/>
        <w:jc w:val="both"/>
        <w:rPr/>
      </w:pPr>
      <w:bookmarkStart w:colFirst="0" w:colLast="0" w:name="_359k468nkj0t" w:id="27"/>
      <w:bookmarkEnd w:id="27"/>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Master Schedule</w:t>
      </w:r>
      <w:r w:rsidDel="00000000" w:rsidR="00000000" w:rsidRPr="00000000">
        <w:rPr>
          <w:rFonts w:ascii="Arial" w:cs="Arial" w:eastAsia="Arial" w:hAnsi="Arial"/>
          <w:vertAlign w:val="baseline"/>
          <w:rtl w:val="0"/>
        </w:rPr>
        <w:t xml:space="preserve">” means the document which specifies in detail the sequence of work to be carried out by the Contractor, the anticipated time for each task, and the specific works or obligations to be performed or coordinated with the Contractor by the Employer and/or the Engineer.</w:t>
      </w:r>
    </w:p>
    <w:p w:rsidR="00000000" w:rsidDel="00000000" w:rsidP="00000000" w:rsidRDefault="00000000" w:rsidRPr="00000000" w14:paraId="00000098">
      <w:pPr>
        <w:pStyle w:val="Heading3"/>
        <w:numPr>
          <w:ilvl w:val="2"/>
          <w:numId w:val="23"/>
        </w:numPr>
        <w:spacing w:after="120" w:before="120" w:line="276" w:lineRule="auto"/>
        <w:ind w:left="1440" w:hanging="720"/>
        <w:jc w:val="both"/>
        <w:rPr/>
      </w:pPr>
      <w:bookmarkStart w:colFirst="0" w:colLast="0" w:name="_7fy6hqaw83io" w:id="28"/>
      <w:bookmarkEnd w:id="28"/>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Product</w:t>
      </w:r>
      <w:r w:rsidDel="00000000" w:rsidR="00000000" w:rsidRPr="00000000">
        <w:rPr>
          <w:rFonts w:ascii="Arial" w:cs="Arial" w:eastAsia="Arial" w:hAnsi="Arial"/>
          <w:vertAlign w:val="baseline"/>
          <w:rtl w:val="0"/>
        </w:rPr>
        <w:t xml:space="preserve">” means the prefabricated steel components manufactured in accordance with the Employer’s requirements, as specified in the Contract Agreement.</w:t>
      </w:r>
    </w:p>
    <w:p w:rsidR="00000000" w:rsidDel="00000000" w:rsidP="00000000" w:rsidRDefault="00000000" w:rsidRPr="00000000" w14:paraId="00000099">
      <w:pPr>
        <w:pStyle w:val="Heading3"/>
        <w:numPr>
          <w:ilvl w:val="2"/>
          <w:numId w:val="23"/>
        </w:numPr>
        <w:spacing w:after="120" w:before="120" w:line="276" w:lineRule="auto"/>
        <w:ind w:left="1440" w:hanging="720"/>
        <w:jc w:val="both"/>
        <w:rPr/>
      </w:pPr>
      <w:bookmarkStart w:colFirst="0" w:colLast="0" w:name="_6z3anpeyfy2r" w:id="29"/>
      <w:bookmarkEnd w:id="29"/>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Project</w:t>
      </w:r>
      <w:r w:rsidDel="00000000" w:rsidR="00000000" w:rsidRPr="00000000">
        <w:rPr>
          <w:rFonts w:ascii="Arial" w:cs="Arial" w:eastAsia="Arial" w:hAnsi="Arial"/>
          <w:vertAlign w:val="baseline"/>
          <w:rtl w:val="0"/>
        </w:rPr>
        <w:t xml:space="preserve">” means the Project </w:t>
      </w:r>
      <w:r w:rsidDel="00000000" w:rsidR="00000000" w:rsidRPr="00000000">
        <w:rPr>
          <w:rFonts w:ascii="Arial" w:cs="Arial" w:eastAsia="Arial" w:hAnsi="Arial"/>
          <w:highlight w:val="yellow"/>
          <w:vertAlign w:val="baseline"/>
          <w:rtl w:val="0"/>
        </w:rPr>
        <w:t xml:space="preserve">Smart Contract.</w:t>
      </w:r>
      <w:r w:rsidDel="00000000" w:rsidR="00000000" w:rsidRPr="00000000">
        <w:rPr>
          <w:rtl w:val="0"/>
        </w:rPr>
      </w:r>
    </w:p>
    <w:p w:rsidR="00000000" w:rsidDel="00000000" w:rsidP="00000000" w:rsidRDefault="00000000" w:rsidRPr="00000000" w14:paraId="0000009A">
      <w:pPr>
        <w:pStyle w:val="Heading3"/>
        <w:numPr>
          <w:ilvl w:val="2"/>
          <w:numId w:val="23"/>
        </w:numPr>
        <w:spacing w:after="120" w:before="120" w:line="276" w:lineRule="auto"/>
        <w:ind w:left="1440" w:hanging="720"/>
        <w:jc w:val="both"/>
        <w:rPr/>
      </w:pPr>
      <w:bookmarkStart w:colFirst="0" w:colLast="0" w:name="_jonxj3kzv6hl" w:id="30"/>
      <w:bookmarkEnd w:id="30"/>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Retention Money</w:t>
      </w:r>
      <w:r w:rsidDel="00000000" w:rsidR="00000000" w:rsidRPr="00000000">
        <w:rPr>
          <w:rFonts w:ascii="Arial" w:cs="Arial" w:eastAsia="Arial" w:hAnsi="Arial"/>
          <w:vertAlign w:val="baseline"/>
          <w:rtl w:val="0"/>
        </w:rPr>
        <w:t xml:space="preserve">” means the accumulated amount retained by the Employer for warranty purposes and payable to the Contractor in accordance with Sub-Clause 10 of Annex 2.</w:t>
      </w:r>
    </w:p>
    <w:p w:rsidR="00000000" w:rsidDel="00000000" w:rsidP="00000000" w:rsidRDefault="00000000" w:rsidRPr="00000000" w14:paraId="0000009B">
      <w:pPr>
        <w:pStyle w:val="Heading3"/>
        <w:numPr>
          <w:ilvl w:val="2"/>
          <w:numId w:val="23"/>
        </w:numPr>
        <w:spacing w:after="120" w:before="120" w:line="276" w:lineRule="auto"/>
        <w:ind w:left="1440" w:hanging="720"/>
        <w:jc w:val="both"/>
        <w:rPr/>
      </w:pPr>
      <w:bookmarkStart w:colFirst="0" w:colLast="0" w:name="_1eqdqsxqzngt" w:id="31"/>
      <w:bookmarkEnd w:id="31"/>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Section</w:t>
      </w:r>
      <w:r w:rsidDel="00000000" w:rsidR="00000000" w:rsidRPr="00000000">
        <w:rPr>
          <w:rFonts w:ascii="Arial" w:cs="Arial" w:eastAsia="Arial" w:hAnsi="Arial"/>
          <w:vertAlign w:val="baseline"/>
          <w:rtl w:val="0"/>
        </w:rPr>
        <w:t xml:space="preserve">” means a part of the Works or Goods expressly identified as such in the Contract, which may be completed, tested, taken over, and handed over separately from other parts, and to which specific milestones, time for completion, or other contractual obligations may apply.</w:t>
      </w:r>
    </w:p>
    <w:p w:rsidR="00000000" w:rsidDel="00000000" w:rsidP="00000000" w:rsidRDefault="00000000" w:rsidRPr="00000000" w14:paraId="0000009C">
      <w:pPr>
        <w:pStyle w:val="Heading3"/>
        <w:numPr>
          <w:ilvl w:val="2"/>
          <w:numId w:val="23"/>
        </w:numPr>
        <w:spacing w:after="120" w:before="120" w:line="276" w:lineRule="auto"/>
        <w:ind w:left="1440" w:hanging="720"/>
        <w:jc w:val="both"/>
        <w:rPr/>
      </w:pPr>
      <w:bookmarkStart w:colFirst="0" w:colLast="0" w:name="_l9m39178kubx" w:id="32"/>
      <w:bookmarkEnd w:id="32"/>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Site</w:t>
      </w:r>
      <w:r w:rsidDel="00000000" w:rsidR="00000000" w:rsidRPr="00000000">
        <w:rPr>
          <w:rFonts w:ascii="Arial" w:cs="Arial" w:eastAsia="Arial" w:hAnsi="Arial"/>
          <w:vertAlign w:val="baseline"/>
          <w:rtl w:val="0"/>
        </w:rPr>
        <w:t xml:space="preserve">” means the place where the Works are executed and where the Product, equipment, and machinery are delivered, and any other place identified in the Contract as forming part of the Site.</w:t>
      </w:r>
    </w:p>
    <w:p w:rsidR="00000000" w:rsidDel="00000000" w:rsidP="00000000" w:rsidRDefault="00000000" w:rsidRPr="00000000" w14:paraId="0000009D">
      <w:pPr>
        <w:pStyle w:val="Heading3"/>
        <w:numPr>
          <w:ilvl w:val="2"/>
          <w:numId w:val="23"/>
        </w:numPr>
        <w:spacing w:after="120" w:before="120" w:line="276" w:lineRule="auto"/>
        <w:ind w:left="1440" w:hanging="720"/>
        <w:jc w:val="both"/>
        <w:rPr/>
      </w:pPr>
      <w:bookmarkStart w:colFirst="0" w:colLast="0" w:name="_gzyziqpnfjy9" w:id="33"/>
      <w:bookmarkEnd w:id="33"/>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Site Access Period</w:t>
      </w:r>
      <w:r w:rsidDel="00000000" w:rsidR="00000000" w:rsidRPr="00000000">
        <w:rPr>
          <w:rFonts w:ascii="Arial" w:cs="Arial" w:eastAsia="Arial" w:hAnsi="Arial"/>
          <w:vertAlign w:val="baseline"/>
          <w:rtl w:val="0"/>
        </w:rPr>
        <w:t xml:space="preserve">” means the period stipulated in Sub-Clause 2.1.1.</w:t>
      </w:r>
    </w:p>
    <w:p w:rsidR="00000000" w:rsidDel="00000000" w:rsidP="00000000" w:rsidRDefault="00000000" w:rsidRPr="00000000" w14:paraId="0000009E">
      <w:pPr>
        <w:pStyle w:val="Heading3"/>
        <w:numPr>
          <w:ilvl w:val="2"/>
          <w:numId w:val="23"/>
        </w:numPr>
        <w:spacing w:after="120" w:before="120" w:line="276" w:lineRule="auto"/>
        <w:ind w:left="1440" w:hanging="720"/>
        <w:jc w:val="both"/>
        <w:rPr/>
      </w:pPr>
      <w:bookmarkStart w:colFirst="0" w:colLast="0" w:name="_95ayj46dg5h5" w:id="34"/>
      <w:bookmarkEnd w:id="34"/>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Specifications</w:t>
      </w:r>
      <w:r w:rsidDel="00000000" w:rsidR="00000000" w:rsidRPr="00000000">
        <w:rPr>
          <w:rFonts w:ascii="Arial" w:cs="Arial" w:eastAsia="Arial" w:hAnsi="Arial"/>
          <w:vertAlign w:val="baseline"/>
          <w:rtl w:val="0"/>
        </w:rPr>
        <w:t xml:space="preserve">” means the document titled “Specifications”, together with any additions or modifications thereto under the Contract.</w:t>
      </w:r>
    </w:p>
    <w:p w:rsidR="00000000" w:rsidDel="00000000" w:rsidP="00000000" w:rsidRDefault="00000000" w:rsidRPr="00000000" w14:paraId="0000009F">
      <w:pPr>
        <w:pStyle w:val="Heading3"/>
        <w:numPr>
          <w:ilvl w:val="2"/>
          <w:numId w:val="23"/>
        </w:numPr>
        <w:spacing w:after="120" w:before="120" w:line="276" w:lineRule="auto"/>
        <w:ind w:left="1440" w:hanging="720"/>
        <w:jc w:val="both"/>
        <w:rPr/>
      </w:pPr>
      <w:bookmarkStart w:colFirst="0" w:colLast="0" w:name="_igfnamigib4" w:id="35"/>
      <w:bookmarkEnd w:id="35"/>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Taking Over</w:t>
      </w:r>
      <w:r w:rsidDel="00000000" w:rsidR="00000000" w:rsidRPr="00000000">
        <w:rPr>
          <w:rFonts w:ascii="Arial" w:cs="Arial" w:eastAsia="Arial" w:hAnsi="Arial"/>
          <w:vertAlign w:val="baseline"/>
          <w:rtl w:val="0"/>
        </w:rPr>
        <w:t xml:space="preserve">” means the procedure under which the Engineer and the Employer review the Contractor’s request for taking over of the Product and sign the Taking Over Minutes pursuant to Clause 8.</w:t>
      </w:r>
    </w:p>
    <w:p w:rsidR="00000000" w:rsidDel="00000000" w:rsidP="00000000" w:rsidRDefault="00000000" w:rsidRPr="00000000" w14:paraId="000000A0">
      <w:pPr>
        <w:pStyle w:val="Heading3"/>
        <w:numPr>
          <w:ilvl w:val="2"/>
          <w:numId w:val="23"/>
        </w:numPr>
        <w:spacing w:after="120" w:before="120" w:line="276" w:lineRule="auto"/>
        <w:ind w:left="1440" w:hanging="720"/>
        <w:jc w:val="both"/>
        <w:rPr/>
      </w:pPr>
      <w:bookmarkStart w:colFirst="0" w:colLast="0" w:name="_4d1gttq1fu7a" w:id="36"/>
      <w:bookmarkEnd w:id="36"/>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Taking Over Minutes</w:t>
      </w:r>
      <w:r w:rsidDel="00000000" w:rsidR="00000000" w:rsidRPr="00000000">
        <w:rPr>
          <w:rFonts w:ascii="Arial" w:cs="Arial" w:eastAsia="Arial" w:hAnsi="Arial"/>
          <w:vertAlign w:val="baseline"/>
          <w:rtl w:val="0"/>
        </w:rPr>
        <w:t xml:space="preserve">” means the document recording the date on which the Works or a Section of the Works has been completed and handed over to the Employer, together with any outstanding works or minor defects, as provided in Sub-Clause 8.2.2.</w:t>
      </w:r>
    </w:p>
    <w:p w:rsidR="00000000" w:rsidDel="00000000" w:rsidP="00000000" w:rsidRDefault="00000000" w:rsidRPr="00000000" w14:paraId="000000A1">
      <w:pPr>
        <w:pStyle w:val="Heading3"/>
        <w:numPr>
          <w:ilvl w:val="2"/>
          <w:numId w:val="23"/>
        </w:numPr>
        <w:spacing w:after="120" w:before="120" w:line="276" w:lineRule="auto"/>
        <w:ind w:left="1440" w:hanging="720"/>
        <w:jc w:val="both"/>
        <w:rPr/>
      </w:pPr>
      <w:bookmarkStart w:colFirst="0" w:colLast="0" w:name="_5vsckiuaoods" w:id="37"/>
      <w:bookmarkEnd w:id="37"/>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Tender Submission</w:t>
      </w:r>
      <w:r w:rsidDel="00000000" w:rsidR="00000000" w:rsidRPr="00000000">
        <w:rPr>
          <w:rFonts w:ascii="Arial" w:cs="Arial" w:eastAsia="Arial" w:hAnsi="Arial"/>
          <w:vertAlign w:val="baseline"/>
          <w:rtl w:val="0"/>
        </w:rPr>
        <w:t xml:space="preserve">” means the document titled “Tender Submission”, completed, signed, stamped, and submitted by the Contractor to the Employer.</w:t>
      </w:r>
    </w:p>
    <w:p w:rsidR="00000000" w:rsidDel="00000000" w:rsidP="00000000" w:rsidRDefault="00000000" w:rsidRPr="00000000" w14:paraId="000000A2">
      <w:pPr>
        <w:pStyle w:val="Heading3"/>
        <w:numPr>
          <w:ilvl w:val="2"/>
          <w:numId w:val="23"/>
        </w:numPr>
        <w:spacing w:after="120" w:before="120" w:line="276" w:lineRule="auto"/>
        <w:ind w:left="1440" w:hanging="720"/>
        <w:jc w:val="both"/>
        <w:rPr/>
      </w:pPr>
      <w:bookmarkStart w:colFirst="0" w:colLast="0" w:name="_7lcm3xraos1c" w:id="38"/>
      <w:bookmarkEnd w:id="38"/>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Time For Completion</w:t>
      </w:r>
      <w:r w:rsidDel="00000000" w:rsidR="00000000" w:rsidRPr="00000000">
        <w:rPr>
          <w:rFonts w:ascii="Arial" w:cs="Arial" w:eastAsia="Arial" w:hAnsi="Arial"/>
          <w:vertAlign w:val="baseline"/>
          <w:rtl w:val="0"/>
        </w:rPr>
        <w:t xml:space="preserve">” means the period for completion of the Works or a Section under Sub-Clause 6.1.3, including any extensions pursuant to Sub-Clause 6.3.</w:t>
      </w:r>
    </w:p>
    <w:p w:rsidR="00000000" w:rsidDel="00000000" w:rsidP="00000000" w:rsidRDefault="00000000" w:rsidRPr="00000000" w14:paraId="000000A3">
      <w:pPr>
        <w:pStyle w:val="Heading3"/>
        <w:numPr>
          <w:ilvl w:val="2"/>
          <w:numId w:val="23"/>
        </w:numPr>
        <w:spacing w:after="120" w:before="120" w:line="276" w:lineRule="auto"/>
        <w:ind w:left="1440" w:hanging="720"/>
        <w:jc w:val="both"/>
        <w:rPr/>
      </w:pPr>
      <w:bookmarkStart w:colFirst="0" w:colLast="0" w:name="_t1uxrri7gvok" w:id="39"/>
      <w:bookmarkEnd w:id="39"/>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Variation</w:t>
      </w:r>
      <w:r w:rsidDel="00000000" w:rsidR="00000000" w:rsidRPr="00000000">
        <w:rPr>
          <w:rFonts w:ascii="Arial" w:cs="Arial" w:eastAsia="Arial" w:hAnsi="Arial"/>
          <w:vertAlign w:val="baseline"/>
          <w:rtl w:val="0"/>
        </w:rPr>
        <w:t xml:space="preserve">” means any change to the Works instructed or approved in accordance with Clause 10 of this Contract.</w:t>
      </w:r>
    </w:p>
    <w:p w:rsidR="00000000" w:rsidDel="00000000" w:rsidP="00000000" w:rsidRDefault="00000000" w:rsidRPr="00000000" w14:paraId="000000A4">
      <w:pPr>
        <w:pStyle w:val="Heading3"/>
        <w:numPr>
          <w:ilvl w:val="2"/>
          <w:numId w:val="23"/>
        </w:numPr>
        <w:spacing w:after="120" w:before="120" w:line="276" w:lineRule="auto"/>
        <w:ind w:left="1440" w:hanging="720"/>
        <w:jc w:val="both"/>
        <w:rPr/>
      </w:pPr>
      <w:bookmarkStart w:colFirst="0" w:colLast="0" w:name="_ixzyjwvobwn9" w:id="40"/>
      <w:bookmarkEnd w:id="40"/>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b w:val="1"/>
          <w:bCs w:val="1"/>
          <w:vertAlign w:val="baseline"/>
          <w:rtl w:val="0"/>
        </w:rPr>
        <w:t xml:space="preserve">Year</w:t>
      </w:r>
      <w:r w:rsidDel="00000000" w:rsidR="00000000" w:rsidRPr="00000000">
        <w:rPr>
          <w:rFonts w:ascii="Arial" w:cs="Arial" w:eastAsia="Arial" w:hAnsi="Arial"/>
          <w:vertAlign w:val="baseline"/>
          <w:rtl w:val="0"/>
        </w:rPr>
        <w:t xml:space="preserve">” means a calendar year of 365 days.</w:t>
      </w:r>
    </w:p>
    <w:p w:rsidR="00000000" w:rsidDel="00000000" w:rsidP="00000000" w:rsidRDefault="00000000" w:rsidRPr="00000000" w14:paraId="000000A5">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17ou2ub68l6w" w:id="41"/>
      <w:bookmarkEnd w:id="41"/>
      <w:r w:rsidDel="00000000" w:rsidR="00000000" w:rsidRPr="00000000">
        <w:rPr>
          <w:rFonts w:ascii="Arial" w:cs="Arial" w:eastAsia="Arial" w:hAnsi="Arial"/>
          <w:sz w:val="28"/>
          <w:szCs w:val="28"/>
          <w:vertAlign w:val="baseline"/>
          <w:rtl w:val="0"/>
        </w:rPr>
        <w:t xml:space="preserve">Interpretation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In this Contract, unless the context requires otherwise:</w:t>
      </w:r>
    </w:p>
    <w:p w:rsidR="00000000" w:rsidDel="00000000" w:rsidP="00000000" w:rsidRDefault="00000000" w:rsidRPr="00000000" w14:paraId="000000A7">
      <w:pPr>
        <w:pStyle w:val="Heading3"/>
        <w:numPr>
          <w:ilvl w:val="2"/>
          <w:numId w:val="23"/>
        </w:numPr>
        <w:spacing w:after="120" w:before="120" w:line="276" w:lineRule="auto"/>
        <w:ind w:left="1440" w:hanging="720"/>
        <w:jc w:val="both"/>
        <w:rPr>
          <w:rFonts w:ascii="Arial" w:cs="Arial" w:eastAsia="Arial" w:hAnsi="Arial"/>
        </w:rPr>
      </w:pPr>
      <w:bookmarkStart w:colFirst="0" w:colLast="0" w:name="_8cne17j9fyzz" w:id="42"/>
      <w:bookmarkEnd w:id="42"/>
      <w:r w:rsidDel="00000000" w:rsidR="00000000" w:rsidRPr="00000000">
        <w:rPr>
          <w:rFonts w:ascii="Arial" w:cs="Arial" w:eastAsia="Arial" w:hAnsi="Arial"/>
          <w:vertAlign w:val="baseline"/>
          <w:rtl w:val="0"/>
        </w:rPr>
        <w:t xml:space="preserve">Words importing any one gender shall include all genders;</w:t>
      </w:r>
    </w:p>
    <w:p w:rsidR="00000000" w:rsidDel="00000000" w:rsidP="00000000" w:rsidRDefault="00000000" w:rsidRPr="00000000" w14:paraId="000000A8">
      <w:pPr>
        <w:pStyle w:val="Heading3"/>
        <w:numPr>
          <w:ilvl w:val="2"/>
          <w:numId w:val="23"/>
        </w:numPr>
        <w:spacing w:after="120" w:before="120" w:line="276" w:lineRule="auto"/>
        <w:ind w:left="1440" w:hanging="720"/>
        <w:jc w:val="both"/>
        <w:rPr>
          <w:rFonts w:ascii="Arial" w:cs="Arial" w:eastAsia="Arial" w:hAnsi="Arial"/>
        </w:rPr>
      </w:pPr>
      <w:bookmarkStart w:colFirst="0" w:colLast="0" w:name="_drc98j2898vu" w:id="43"/>
      <w:bookmarkEnd w:id="43"/>
      <w:r w:rsidDel="00000000" w:rsidR="00000000" w:rsidRPr="00000000">
        <w:rPr>
          <w:rFonts w:ascii="Arial" w:cs="Arial" w:eastAsia="Arial" w:hAnsi="Arial"/>
          <w:vertAlign w:val="baseline"/>
          <w:rtl w:val="0"/>
        </w:rPr>
        <w:t xml:space="preserve">Words importing the singular shall include the plural and vice versa;</w:t>
      </w:r>
    </w:p>
    <w:p w:rsidR="00000000" w:rsidDel="00000000" w:rsidP="00000000" w:rsidRDefault="00000000" w:rsidRPr="00000000" w14:paraId="000000A9">
      <w:pPr>
        <w:spacing w:after="120" w:before="120" w:line="276" w:lineRule="auto"/>
        <w:ind w:left="72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Marginal notes and headings shall not be taken into consideration in the interpretation of these </w:t>
      </w:r>
      <w:r w:rsidDel="00000000" w:rsidR="00000000" w:rsidRPr="00000000">
        <w:rPr>
          <w:rFonts w:ascii="Arial" w:cs="Arial" w:eastAsia="Arial" w:hAnsi="Arial"/>
          <w:b w:val="1"/>
          <w:bCs w:val="1"/>
          <w:sz w:val="28"/>
          <w:szCs w:val="28"/>
          <w:rtl w:val="0"/>
        </w:rPr>
        <w:t xml:space="preserve">Conditions of Contract</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AA">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rs3iqown8ds9" w:id="44"/>
      <w:bookmarkEnd w:id="44"/>
      <w:r w:rsidDel="00000000" w:rsidR="00000000" w:rsidRPr="00000000">
        <w:rPr>
          <w:rFonts w:ascii="Arial" w:cs="Arial" w:eastAsia="Arial" w:hAnsi="Arial"/>
          <w:sz w:val="28"/>
          <w:szCs w:val="28"/>
          <w:vertAlign w:val="baseline"/>
          <w:rtl w:val="0"/>
        </w:rPr>
        <w:t xml:space="preserve">Notices and Communications</w:t>
      </w:r>
    </w:p>
    <w:p w:rsidR="00000000" w:rsidDel="00000000" w:rsidP="00000000" w:rsidRDefault="00000000" w:rsidRPr="00000000" w14:paraId="000000AB">
      <w:pPr>
        <w:pStyle w:val="Heading3"/>
        <w:numPr>
          <w:ilvl w:val="2"/>
          <w:numId w:val="23"/>
        </w:numPr>
        <w:spacing w:after="120" w:before="120" w:line="276" w:lineRule="auto"/>
        <w:ind w:left="1440" w:hanging="720"/>
        <w:jc w:val="both"/>
        <w:rPr>
          <w:rFonts w:ascii="Arial" w:cs="Arial" w:eastAsia="Arial" w:hAnsi="Arial"/>
        </w:rPr>
      </w:pPr>
      <w:bookmarkStart w:colFirst="0" w:colLast="0" w:name="_9vi7u2hg8h0e" w:id="45"/>
      <w:bookmarkEnd w:id="45"/>
      <w:r w:rsidDel="00000000" w:rsidR="00000000" w:rsidRPr="00000000">
        <w:rPr>
          <w:rFonts w:ascii="Arial" w:cs="Arial" w:eastAsia="Arial" w:hAnsi="Arial"/>
          <w:vertAlign w:val="baseline"/>
          <w:rtl w:val="0"/>
        </w:rPr>
        <w:t xml:space="preserve">Any notice, request, claim, or correspondence sent by one Party to the other Party under this Contract, or sent to the Engineer, shall be made in writing (including other forms having equivalent legal effect) and delivered to the contact address or email stated in the Contract Agreement or in the Appendices. Each Party shall promptly notify the other Party of any change of address to avoid any failure in the receipt of notices.</w:t>
      </w:r>
    </w:p>
    <w:p w:rsidR="00000000" w:rsidDel="00000000" w:rsidP="00000000" w:rsidRDefault="00000000" w:rsidRPr="00000000" w14:paraId="000000AC">
      <w:pPr>
        <w:pStyle w:val="Heading3"/>
        <w:numPr>
          <w:ilvl w:val="2"/>
          <w:numId w:val="23"/>
        </w:numPr>
        <w:spacing w:after="120" w:before="120" w:line="276" w:lineRule="auto"/>
        <w:ind w:left="1440" w:hanging="720"/>
        <w:jc w:val="both"/>
        <w:rPr>
          <w:rFonts w:ascii="Arial" w:cs="Arial" w:eastAsia="Arial" w:hAnsi="Arial"/>
        </w:rPr>
      </w:pPr>
      <w:bookmarkStart w:colFirst="0" w:colLast="0" w:name="_b2zasr1uck5z" w:id="46"/>
      <w:bookmarkEnd w:id="46"/>
      <w:r w:rsidDel="00000000" w:rsidR="00000000" w:rsidRPr="00000000">
        <w:rPr>
          <w:rFonts w:ascii="Arial" w:cs="Arial" w:eastAsia="Arial" w:hAnsi="Arial"/>
          <w:vertAlign w:val="baseline"/>
          <w:rtl w:val="0"/>
        </w:rPr>
        <w:t xml:space="preserve">Any notice or correspondence sent by one Party to the other Party or to the Engineer shall be deemed to have been received: </w:t>
      </w:r>
    </w:p>
    <w:p w:rsidR="00000000" w:rsidDel="00000000" w:rsidP="00000000" w:rsidRDefault="00000000" w:rsidRPr="00000000" w14:paraId="000000A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On the date of delivery, in the case of hand delivery with a signed acknowledgement of receipt; or</w:t>
      </w:r>
    </w:p>
    <w:p w:rsidR="00000000" w:rsidDel="00000000" w:rsidP="00000000" w:rsidRDefault="00000000" w:rsidRPr="00000000" w14:paraId="000000A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On the date the email is successfully sent, in the case of email communication; or</w:t>
      </w:r>
    </w:p>
    <w:p w:rsidR="00000000" w:rsidDel="00000000" w:rsidP="00000000" w:rsidRDefault="00000000" w:rsidRPr="00000000" w14:paraId="000000A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On the second day following the date of the postal stamp, in the case of courier or registered mail (with dispatch notice).</w:t>
      </w:r>
    </w:p>
    <w:p w:rsidR="00000000" w:rsidDel="00000000" w:rsidP="00000000" w:rsidRDefault="00000000" w:rsidRPr="00000000" w14:paraId="000000B0">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l7peaixaqb0v" w:id="47"/>
      <w:bookmarkEnd w:id="47"/>
      <w:r w:rsidDel="00000000" w:rsidR="00000000" w:rsidRPr="00000000">
        <w:rPr>
          <w:rFonts w:ascii="Arial" w:cs="Arial" w:eastAsia="Arial" w:hAnsi="Arial"/>
          <w:sz w:val="28"/>
          <w:szCs w:val="28"/>
          <w:vertAlign w:val="baseline"/>
          <w:rtl w:val="0"/>
        </w:rPr>
        <w:t xml:space="preserve">Governing laws and Language </w:t>
      </w:r>
    </w:p>
    <w:p w:rsidR="00000000" w:rsidDel="00000000" w:rsidP="00000000" w:rsidRDefault="00000000" w:rsidRPr="00000000" w14:paraId="000000B1">
      <w:pPr>
        <w:pStyle w:val="Heading3"/>
        <w:numPr>
          <w:ilvl w:val="2"/>
          <w:numId w:val="23"/>
        </w:numPr>
        <w:spacing w:after="120" w:before="120" w:line="276" w:lineRule="auto"/>
        <w:ind w:left="1440" w:hanging="720"/>
        <w:jc w:val="both"/>
        <w:rPr>
          <w:rFonts w:ascii="Arial" w:cs="Arial" w:eastAsia="Arial" w:hAnsi="Arial"/>
        </w:rPr>
      </w:pPr>
      <w:bookmarkStart w:colFirst="0" w:colLast="0" w:name="_bvxbgkmugul6" w:id="48"/>
      <w:bookmarkEnd w:id="48"/>
      <w:r w:rsidDel="00000000" w:rsidR="00000000" w:rsidRPr="00000000">
        <w:rPr>
          <w:rFonts w:ascii="Arial" w:cs="Arial" w:eastAsia="Arial" w:hAnsi="Arial"/>
          <w:vertAlign w:val="baseline"/>
          <w:rtl w:val="0"/>
        </w:rPr>
        <w:t xml:space="preserve">This Contract shall be governed by the laws of the Socialist Republic of Vietnam.</w:t>
      </w:r>
    </w:p>
    <w:p w:rsidR="00000000" w:rsidDel="00000000" w:rsidP="00000000" w:rsidRDefault="00000000" w:rsidRPr="00000000" w14:paraId="000000B2">
      <w:pPr>
        <w:pStyle w:val="Heading3"/>
        <w:numPr>
          <w:ilvl w:val="2"/>
          <w:numId w:val="23"/>
        </w:numPr>
        <w:spacing w:after="120" w:before="120" w:line="276" w:lineRule="auto"/>
        <w:ind w:left="1440" w:hanging="720"/>
        <w:jc w:val="both"/>
        <w:rPr>
          <w:rFonts w:ascii="Arial" w:cs="Arial" w:eastAsia="Arial" w:hAnsi="Arial"/>
        </w:rPr>
      </w:pPr>
      <w:bookmarkStart w:colFirst="0" w:colLast="0" w:name="_pd4yki4prfq3" w:id="49"/>
      <w:bookmarkEnd w:id="49"/>
      <w:r w:rsidDel="00000000" w:rsidR="00000000" w:rsidRPr="00000000">
        <w:rPr>
          <w:rFonts w:ascii="Arial" w:cs="Arial" w:eastAsia="Arial" w:hAnsi="Arial"/>
          <w:vertAlign w:val="baseline"/>
          <w:rtl w:val="0"/>
        </w:rPr>
        <w:t xml:space="preserve">The language(s) used for communication under the Contract shall be Vietnamese and English.</w:t>
      </w:r>
    </w:p>
    <w:p w:rsidR="00000000" w:rsidDel="00000000" w:rsidP="00000000" w:rsidRDefault="00000000" w:rsidRPr="00000000" w14:paraId="000000B3">
      <w:pPr>
        <w:pStyle w:val="Heading3"/>
        <w:numPr>
          <w:ilvl w:val="2"/>
          <w:numId w:val="23"/>
        </w:numPr>
        <w:spacing w:after="120" w:before="120" w:line="276" w:lineRule="auto"/>
        <w:ind w:left="1440" w:hanging="720"/>
        <w:jc w:val="both"/>
        <w:rPr>
          <w:rFonts w:ascii="Arial" w:cs="Arial" w:eastAsia="Arial" w:hAnsi="Arial"/>
        </w:rPr>
      </w:pPr>
      <w:bookmarkStart w:colFirst="0" w:colLast="0" w:name="_56u9213ukaca" w:id="50"/>
      <w:bookmarkEnd w:id="50"/>
      <w:r w:rsidDel="00000000" w:rsidR="00000000" w:rsidRPr="00000000">
        <w:rPr>
          <w:rFonts w:ascii="Arial" w:cs="Arial" w:eastAsia="Arial" w:hAnsi="Arial"/>
          <w:vertAlign w:val="baseline"/>
          <w:rtl w:val="0"/>
        </w:rPr>
        <w:t xml:space="preserve">In the event of any inconsistency in the interpretation of the Contract between the applicable languages, the English version shall prevail.</w:t>
      </w:r>
    </w:p>
    <w:p w:rsidR="00000000" w:rsidDel="00000000" w:rsidP="00000000" w:rsidRDefault="00000000" w:rsidRPr="00000000" w14:paraId="000000B4">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o0lu1tuvk02r" w:id="51"/>
      <w:bookmarkEnd w:id="51"/>
      <w:r w:rsidDel="00000000" w:rsidR="00000000" w:rsidRPr="00000000">
        <w:rPr>
          <w:rFonts w:ascii="Arial" w:cs="Arial" w:eastAsia="Arial" w:hAnsi="Arial"/>
          <w:sz w:val="28"/>
          <w:szCs w:val="28"/>
          <w:vertAlign w:val="baseline"/>
          <w:rtl w:val="0"/>
        </w:rPr>
        <w:t xml:space="preserve">Assignment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Parties shall not assign the whole or any part of the Contract, or any interest or obligation in the Contract, except in the following cases:</w:t>
      </w:r>
    </w:p>
    <w:p w:rsidR="00000000" w:rsidDel="00000000" w:rsidP="00000000" w:rsidRDefault="00000000" w:rsidRPr="00000000" w14:paraId="000000B6">
      <w:pPr>
        <w:pStyle w:val="Heading3"/>
        <w:numPr>
          <w:ilvl w:val="2"/>
          <w:numId w:val="23"/>
        </w:numPr>
        <w:spacing w:after="120" w:before="120" w:line="276" w:lineRule="auto"/>
        <w:ind w:left="1440" w:hanging="720"/>
        <w:jc w:val="both"/>
        <w:rPr>
          <w:rFonts w:ascii="Arial" w:cs="Arial" w:eastAsia="Arial" w:hAnsi="Arial"/>
        </w:rPr>
      </w:pPr>
      <w:bookmarkStart w:colFirst="0" w:colLast="0" w:name="_rhvm05vxnozy" w:id="52"/>
      <w:bookmarkEnd w:id="52"/>
      <w:r w:rsidDel="00000000" w:rsidR="00000000" w:rsidRPr="00000000">
        <w:rPr>
          <w:rFonts w:ascii="Arial" w:cs="Arial" w:eastAsia="Arial" w:hAnsi="Arial"/>
          <w:vertAlign w:val="baseline"/>
          <w:rtl w:val="0"/>
        </w:rPr>
        <w:t xml:space="preserve">With the consent and written approval of the other Party; and</w:t>
      </w:r>
    </w:p>
    <w:p w:rsidR="00000000" w:rsidDel="00000000" w:rsidP="00000000" w:rsidRDefault="00000000" w:rsidRPr="00000000" w14:paraId="000000B7">
      <w:pPr>
        <w:pStyle w:val="Heading3"/>
        <w:numPr>
          <w:ilvl w:val="2"/>
          <w:numId w:val="23"/>
        </w:numPr>
        <w:spacing w:after="120" w:before="120" w:line="276" w:lineRule="auto"/>
        <w:ind w:left="1440" w:hanging="720"/>
        <w:jc w:val="both"/>
        <w:rPr>
          <w:rFonts w:ascii="Arial" w:cs="Arial" w:eastAsia="Arial" w:hAnsi="Arial"/>
        </w:rPr>
      </w:pPr>
      <w:bookmarkStart w:colFirst="0" w:colLast="0" w:name="_g0bowma9tdg9" w:id="53"/>
      <w:bookmarkEnd w:id="53"/>
      <w:r w:rsidDel="00000000" w:rsidR="00000000" w:rsidRPr="00000000">
        <w:rPr>
          <w:rFonts w:ascii="Arial" w:cs="Arial" w:eastAsia="Arial" w:hAnsi="Arial"/>
          <w:vertAlign w:val="baseline"/>
          <w:rtl w:val="0"/>
        </w:rPr>
        <w:t xml:space="preserve">The Contract, or any part thereof, may be used as security to a bank or financial institution for the assignment of the right to receive any amounts due or becoming due under the Contract.</w:t>
      </w:r>
    </w:p>
    <w:p w:rsidR="00000000" w:rsidDel="00000000" w:rsidP="00000000" w:rsidRDefault="00000000" w:rsidRPr="00000000" w14:paraId="000000B8">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senqrknfibwr" w:id="54"/>
      <w:bookmarkEnd w:id="54"/>
      <w:r w:rsidDel="00000000" w:rsidR="00000000" w:rsidRPr="00000000">
        <w:rPr>
          <w:rFonts w:ascii="Arial" w:cs="Arial" w:eastAsia="Arial" w:hAnsi="Arial"/>
          <w:sz w:val="28"/>
          <w:szCs w:val="28"/>
          <w:vertAlign w:val="baseline"/>
          <w:rtl w:val="0"/>
        </w:rPr>
        <w:t xml:space="preserve">Custody and Provision of Documents</w:t>
      </w:r>
    </w:p>
    <w:p w:rsidR="00000000" w:rsidDel="00000000" w:rsidP="00000000" w:rsidRDefault="00000000" w:rsidRPr="00000000" w14:paraId="000000B9">
      <w:pPr>
        <w:pStyle w:val="Heading3"/>
        <w:numPr>
          <w:ilvl w:val="2"/>
          <w:numId w:val="23"/>
        </w:numPr>
        <w:spacing w:after="120" w:before="120" w:line="276" w:lineRule="auto"/>
        <w:ind w:left="1440" w:hanging="720"/>
        <w:jc w:val="both"/>
        <w:rPr>
          <w:rFonts w:ascii="Arial" w:cs="Arial" w:eastAsia="Arial" w:hAnsi="Arial"/>
        </w:rPr>
      </w:pPr>
      <w:bookmarkStart w:colFirst="0" w:colLast="0" w:name="_qlv6zxtj60n" w:id="55"/>
      <w:bookmarkEnd w:id="55"/>
      <w:r w:rsidDel="00000000" w:rsidR="00000000" w:rsidRPr="00000000">
        <w:rPr>
          <w:rFonts w:ascii="Arial" w:cs="Arial" w:eastAsia="Arial" w:hAnsi="Arial"/>
          <w:vertAlign w:val="baseline"/>
          <w:rtl w:val="0"/>
        </w:rPr>
        <w:t xml:space="preserve">The Specifications, IFC Drawings, and/or other related documents provided by the Employer for the Contractor to perform the Works shall be at the Employer’s risk and responsibility with respect to ensuring their completeness, accuracy, and compliance with the governing laws.  </w:t>
      </w:r>
    </w:p>
    <w:p w:rsidR="00000000" w:rsidDel="00000000" w:rsidP="00000000" w:rsidRDefault="00000000" w:rsidRPr="00000000" w14:paraId="000000BA">
      <w:pPr>
        <w:pStyle w:val="Heading3"/>
        <w:numPr>
          <w:ilvl w:val="2"/>
          <w:numId w:val="23"/>
        </w:numPr>
        <w:spacing w:after="120" w:before="120" w:line="276" w:lineRule="auto"/>
        <w:ind w:left="1440" w:hanging="720"/>
        <w:jc w:val="both"/>
        <w:rPr>
          <w:rFonts w:ascii="Arial" w:cs="Arial" w:eastAsia="Arial" w:hAnsi="Arial"/>
        </w:rPr>
      </w:pPr>
      <w:bookmarkStart w:colFirst="0" w:colLast="0" w:name="_ul7ihh58e8f2" w:id="56"/>
      <w:bookmarkEnd w:id="56"/>
      <w:r w:rsidDel="00000000" w:rsidR="00000000" w:rsidRPr="00000000">
        <w:rPr>
          <w:rFonts w:ascii="Arial" w:cs="Arial" w:eastAsia="Arial" w:hAnsi="Arial"/>
          <w:vertAlign w:val="baseline"/>
          <w:rtl w:val="0"/>
        </w:rPr>
        <w:t xml:space="preserve">Based on the Specifications, IFC Drawings, and related documents provided by the Employer, the Contractor shall prepare the necessary documents/drawings for submission to the Employer or the Engineer for approval for execution of the Works (if any).</w:t>
      </w:r>
    </w:p>
    <w:p w:rsidR="00000000" w:rsidDel="00000000" w:rsidP="00000000" w:rsidRDefault="00000000" w:rsidRPr="00000000" w14:paraId="000000BB">
      <w:pPr>
        <w:pStyle w:val="Heading3"/>
        <w:numPr>
          <w:ilvl w:val="2"/>
          <w:numId w:val="23"/>
        </w:numPr>
        <w:spacing w:after="120" w:before="120" w:line="276" w:lineRule="auto"/>
        <w:ind w:left="1440" w:hanging="720"/>
        <w:jc w:val="both"/>
        <w:rPr>
          <w:rFonts w:ascii="Arial" w:cs="Arial" w:eastAsia="Arial" w:hAnsi="Arial"/>
        </w:rPr>
      </w:pPr>
      <w:bookmarkStart w:colFirst="0" w:colLast="0" w:name="_umhnawucbnrx" w:id="57"/>
      <w:bookmarkEnd w:id="57"/>
      <w:r w:rsidDel="00000000" w:rsidR="00000000" w:rsidRPr="00000000">
        <w:rPr>
          <w:rFonts w:ascii="Arial" w:cs="Arial" w:eastAsia="Arial" w:hAnsi="Arial"/>
          <w:vertAlign w:val="baseline"/>
          <w:rtl w:val="0"/>
        </w:rPr>
        <w:t xml:space="preserve">If either Party discovers any errors or inconsistencies in the documents used for the performance of the Works, such Party shall promptly notify the other Party so that the Parties may cooperate in making adjustments. Such notification (or lack thereof) shall not relieve the responsible Party of its obligations with respect to those documents.</w:t>
      </w:r>
    </w:p>
    <w:p w:rsidR="00000000" w:rsidDel="00000000" w:rsidP="00000000" w:rsidRDefault="00000000" w:rsidRPr="00000000" w14:paraId="000000BC">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ghuu9y1jjsth" w:id="58"/>
      <w:bookmarkEnd w:id="58"/>
      <w:r w:rsidDel="00000000" w:rsidR="00000000" w:rsidRPr="00000000">
        <w:rPr>
          <w:rFonts w:ascii="Arial" w:cs="Arial" w:eastAsia="Arial" w:hAnsi="Arial"/>
          <w:sz w:val="28"/>
          <w:szCs w:val="28"/>
          <w:vertAlign w:val="baseline"/>
          <w:rtl w:val="0"/>
        </w:rPr>
        <w:t xml:space="preserve">Delay in providing necessary documents or instructions</w:t>
      </w:r>
    </w:p>
    <w:p w:rsidR="00000000" w:rsidDel="00000000" w:rsidP="00000000" w:rsidRDefault="00000000" w:rsidRPr="00000000" w14:paraId="000000BD">
      <w:pPr>
        <w:pStyle w:val="Heading3"/>
        <w:numPr>
          <w:ilvl w:val="2"/>
          <w:numId w:val="23"/>
        </w:numPr>
        <w:spacing w:after="120" w:before="120" w:line="276" w:lineRule="auto"/>
        <w:ind w:left="1440" w:hanging="720"/>
        <w:jc w:val="both"/>
        <w:rPr>
          <w:rFonts w:ascii="Arial" w:cs="Arial" w:eastAsia="Arial" w:hAnsi="Arial"/>
        </w:rPr>
      </w:pPr>
      <w:bookmarkStart w:colFirst="0" w:colLast="0" w:name="_n7gugdn1l774" w:id="59"/>
      <w:bookmarkEnd w:id="59"/>
      <w:r w:rsidDel="00000000" w:rsidR="00000000" w:rsidRPr="00000000">
        <w:rPr>
          <w:rFonts w:ascii="Arial" w:cs="Arial" w:eastAsia="Arial" w:hAnsi="Arial"/>
          <w:vertAlign w:val="baseline"/>
          <w:rtl w:val="0"/>
        </w:rPr>
        <w:t xml:space="preserve">The Contractor shall promptly notify the Employer/Engineer in writing if the Works are at risk of interruption or delay due to the Employer’s failure to provide the necessary documents or instructions within a reasonable specified time.</w:t>
      </w:r>
    </w:p>
    <w:p w:rsidR="00000000" w:rsidDel="00000000" w:rsidP="00000000" w:rsidRDefault="00000000" w:rsidRPr="00000000" w14:paraId="000000BE">
      <w:pPr>
        <w:pStyle w:val="Heading3"/>
        <w:numPr>
          <w:ilvl w:val="2"/>
          <w:numId w:val="23"/>
        </w:numPr>
        <w:spacing w:after="120" w:before="120" w:line="276" w:lineRule="auto"/>
        <w:ind w:left="1440" w:hanging="720"/>
        <w:jc w:val="both"/>
        <w:rPr>
          <w:rFonts w:ascii="Arial" w:cs="Arial" w:eastAsia="Arial" w:hAnsi="Arial"/>
        </w:rPr>
      </w:pPr>
      <w:bookmarkStart w:colFirst="0" w:colLast="0" w:name="_ezobaxmmbvcj" w:id="60"/>
      <w:bookmarkEnd w:id="60"/>
      <w:r w:rsidDel="00000000" w:rsidR="00000000" w:rsidRPr="00000000">
        <w:rPr>
          <w:rFonts w:ascii="Arial" w:cs="Arial" w:eastAsia="Arial" w:hAnsi="Arial"/>
          <w:vertAlign w:val="baseline"/>
          <w:rtl w:val="0"/>
        </w:rPr>
        <w:t xml:space="preserve">If the Contractor suffers a delay to the Works and/or incurs additional costs due to the Employer’s failure to provide necessary documents or instructions within a reasonable period specified in the notice, the Contractor shall be entitled to:</w:t>
      </w:r>
    </w:p>
    <w:p w:rsidR="00000000" w:rsidDel="00000000" w:rsidP="00000000" w:rsidRDefault="00000000" w:rsidRPr="00000000" w14:paraId="000000B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An extension of the Time for Completion to compensate for such delay, if completion is or will be delayed, in accordance with Sub-Clause 6.3; and</w:t>
      </w:r>
    </w:p>
    <w:p w:rsidR="00000000" w:rsidDel="00000000" w:rsidP="00000000" w:rsidRDefault="00000000" w:rsidRPr="00000000" w14:paraId="000000C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Payment of reasonable additional costs plus reasonable interest.</w:t>
      </w:r>
    </w:p>
    <w:p w:rsidR="00000000" w:rsidDel="00000000" w:rsidP="00000000" w:rsidRDefault="00000000" w:rsidRPr="00000000" w14:paraId="000000C1">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ib8s4jnxthsq" w:id="61"/>
      <w:bookmarkEnd w:id="61"/>
      <w:r w:rsidDel="00000000" w:rsidR="00000000" w:rsidRPr="00000000">
        <w:rPr>
          <w:rFonts w:ascii="Arial" w:cs="Arial" w:eastAsia="Arial" w:hAnsi="Arial"/>
          <w:sz w:val="28"/>
          <w:szCs w:val="28"/>
          <w:vertAlign w:val="baseline"/>
          <w:rtl w:val="0"/>
        </w:rPr>
        <w:t xml:space="preserve">Employer’s Use of Contractor’s Documents</w:t>
      </w:r>
    </w:p>
    <w:p w:rsidR="00000000" w:rsidDel="00000000" w:rsidP="00000000" w:rsidRDefault="00000000" w:rsidRPr="00000000" w14:paraId="000000C2">
      <w:pPr>
        <w:spacing w:after="120" w:before="120" w:line="276" w:lineRule="auto"/>
        <w:ind w:left="72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As between the Parties, the Contractor shall retain the copyright and all other intellectual property rights in the documents that the Contractor prepares and submits to the Employer in connection with the performance of the Contract (“</w:t>
      </w:r>
      <w:r w:rsidDel="00000000" w:rsidR="00000000" w:rsidRPr="00000000">
        <w:rPr>
          <w:rFonts w:ascii="Arial" w:cs="Arial" w:eastAsia="Arial" w:hAnsi="Arial"/>
          <w:b w:val="1"/>
          <w:bCs w:val="1"/>
          <w:sz w:val="28"/>
          <w:szCs w:val="28"/>
          <w:rtl w:val="0"/>
        </w:rPr>
        <w:t xml:space="preserve">Contractor’s Documents</w:t>
      </w:r>
      <w:r w:rsidDel="00000000" w:rsidR="00000000" w:rsidRPr="00000000">
        <w:rPr>
          <w:rFonts w:ascii="Arial" w:cs="Arial" w:eastAsia="Arial" w:hAnsi="Arial"/>
          <w:sz w:val="28"/>
          <w:szCs w:val="28"/>
          <w:rtl w:val="0"/>
        </w:rPr>
        <w:t xml:space="preserve">”), except that the Approval Drawings and as-built drawings shall be owned by the Employer.</w:t>
      </w:r>
    </w:p>
    <w:p w:rsidR="00000000" w:rsidDel="00000000" w:rsidP="00000000" w:rsidRDefault="00000000" w:rsidRPr="00000000" w14:paraId="000000C3">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yeqflno4kz9o" w:id="62"/>
      <w:bookmarkEnd w:id="62"/>
      <w:r w:rsidDel="00000000" w:rsidR="00000000" w:rsidRPr="00000000">
        <w:rPr>
          <w:rFonts w:ascii="Arial" w:cs="Arial" w:eastAsia="Arial" w:hAnsi="Arial"/>
          <w:sz w:val="28"/>
          <w:szCs w:val="28"/>
          <w:vertAlign w:val="baseline"/>
          <w:rtl w:val="0"/>
        </w:rPr>
        <w:t xml:space="preserve">Contractor’s Use of Employer’s Documents </w:t>
      </w:r>
    </w:p>
    <w:p w:rsidR="00000000" w:rsidDel="00000000" w:rsidP="00000000" w:rsidRDefault="00000000" w:rsidRPr="00000000" w14:paraId="000000C4">
      <w:pPr>
        <w:pStyle w:val="Heading3"/>
        <w:numPr>
          <w:ilvl w:val="2"/>
          <w:numId w:val="23"/>
        </w:numPr>
        <w:spacing w:after="120" w:before="120" w:line="276" w:lineRule="auto"/>
        <w:ind w:left="1440" w:hanging="720"/>
        <w:jc w:val="both"/>
        <w:rPr>
          <w:rFonts w:ascii="Arial" w:cs="Arial" w:eastAsia="Arial" w:hAnsi="Arial"/>
        </w:rPr>
      </w:pPr>
      <w:bookmarkStart w:colFirst="0" w:colLast="0" w:name="_wskuqoork7wi" w:id="63"/>
      <w:bookmarkEnd w:id="63"/>
      <w:r w:rsidDel="00000000" w:rsidR="00000000" w:rsidRPr="00000000">
        <w:rPr>
          <w:rFonts w:ascii="Arial" w:cs="Arial" w:eastAsia="Arial" w:hAnsi="Arial"/>
          <w:vertAlign w:val="baseline"/>
          <w:rtl w:val="0"/>
        </w:rPr>
        <w:t xml:space="preserve">The Employer shall retain the copyright and all other intellectual property rights in the Specifications and other documents prepared by (or on behalf of) the Employer.</w:t>
      </w:r>
    </w:p>
    <w:p w:rsidR="00000000" w:rsidDel="00000000" w:rsidP="00000000" w:rsidRDefault="00000000" w:rsidRPr="00000000" w14:paraId="000000C5">
      <w:pPr>
        <w:pStyle w:val="Heading3"/>
        <w:numPr>
          <w:ilvl w:val="2"/>
          <w:numId w:val="23"/>
        </w:numPr>
        <w:spacing w:after="120" w:before="120" w:line="276" w:lineRule="auto"/>
        <w:ind w:left="1440" w:hanging="720"/>
        <w:jc w:val="both"/>
        <w:rPr>
          <w:rFonts w:ascii="Arial" w:cs="Arial" w:eastAsia="Arial" w:hAnsi="Arial"/>
        </w:rPr>
      </w:pPr>
      <w:bookmarkStart w:colFirst="0" w:colLast="0" w:name="_bym7bnlqunfl" w:id="64"/>
      <w:bookmarkEnd w:id="64"/>
      <w:r w:rsidDel="00000000" w:rsidR="00000000" w:rsidRPr="00000000">
        <w:rPr>
          <w:rFonts w:ascii="Arial" w:cs="Arial" w:eastAsia="Arial" w:hAnsi="Arial"/>
          <w:vertAlign w:val="baseline"/>
          <w:rtl w:val="0"/>
        </w:rPr>
        <w:t xml:space="preserve">These documents, whether in whole or in part, shall not be copied, used, or communicated to any third party by the Contractor without the Employer’s prior written consent, except as necessary for the purposes of the Contract.</w:t>
      </w:r>
    </w:p>
    <w:p w:rsidR="00000000" w:rsidDel="00000000" w:rsidP="00000000" w:rsidRDefault="00000000" w:rsidRPr="00000000" w14:paraId="000000C6">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7ejg3829qz5o" w:id="65"/>
      <w:bookmarkEnd w:id="65"/>
      <w:r w:rsidDel="00000000" w:rsidR="00000000" w:rsidRPr="00000000">
        <w:rPr>
          <w:rFonts w:ascii="Arial" w:cs="Arial" w:eastAsia="Arial" w:hAnsi="Arial"/>
          <w:sz w:val="28"/>
          <w:szCs w:val="28"/>
          <w:vertAlign w:val="baseline"/>
          <w:rtl w:val="0"/>
        </w:rPr>
        <w:t xml:space="preserve">Confidentiality </w:t>
      </w:r>
    </w:p>
    <w:p w:rsidR="00000000" w:rsidDel="00000000" w:rsidP="00000000" w:rsidRDefault="00000000" w:rsidRPr="00000000" w14:paraId="000000C7">
      <w:pPr>
        <w:pStyle w:val="Heading3"/>
        <w:numPr>
          <w:ilvl w:val="2"/>
          <w:numId w:val="23"/>
        </w:numPr>
        <w:spacing w:after="120" w:before="120" w:line="276" w:lineRule="auto"/>
        <w:ind w:left="1440" w:hanging="720"/>
        <w:jc w:val="both"/>
        <w:rPr>
          <w:rFonts w:ascii="Arial" w:cs="Arial" w:eastAsia="Arial" w:hAnsi="Arial"/>
        </w:rPr>
      </w:pPr>
      <w:bookmarkStart w:colFirst="0" w:colLast="0" w:name="_1oao6d54gmx9" w:id="66"/>
      <w:bookmarkEnd w:id="66"/>
      <w:r w:rsidDel="00000000" w:rsidR="00000000" w:rsidRPr="00000000">
        <w:rPr>
          <w:rFonts w:ascii="Arial" w:cs="Arial" w:eastAsia="Arial" w:hAnsi="Arial"/>
          <w:vertAlign w:val="baseline"/>
          <w:rtl w:val="0"/>
        </w:rPr>
        <w:t xml:space="preserve">The Parties shall treat all documents forming part of the Contract as confidential, except to the extent required for the performance of their obligations under the Contract.</w:t>
      </w:r>
    </w:p>
    <w:p w:rsidR="00000000" w:rsidDel="00000000" w:rsidP="00000000" w:rsidRDefault="00000000" w:rsidRPr="00000000" w14:paraId="000000C8">
      <w:pPr>
        <w:pStyle w:val="Heading3"/>
        <w:numPr>
          <w:ilvl w:val="2"/>
          <w:numId w:val="23"/>
        </w:numPr>
        <w:spacing w:after="120" w:before="120" w:line="276" w:lineRule="auto"/>
        <w:ind w:left="1440" w:hanging="720"/>
        <w:jc w:val="both"/>
        <w:rPr>
          <w:rFonts w:ascii="Arial" w:cs="Arial" w:eastAsia="Arial" w:hAnsi="Arial"/>
        </w:rPr>
      </w:pPr>
      <w:bookmarkStart w:colFirst="0" w:colLast="0" w:name="_kmc46o90i214" w:id="67"/>
      <w:bookmarkEnd w:id="67"/>
      <w:r w:rsidDel="00000000" w:rsidR="00000000" w:rsidRPr="00000000">
        <w:rPr>
          <w:rFonts w:ascii="Arial" w:cs="Arial" w:eastAsia="Arial" w:hAnsi="Arial"/>
          <w:vertAlign w:val="baseline"/>
          <w:rtl w:val="0"/>
        </w:rPr>
        <w:t xml:space="preserve">A Party’s confidentiality obligations under this Sub-Clause shall not apply where:</w:t>
      </w:r>
    </w:p>
    <w:p w:rsidR="00000000" w:rsidDel="00000000" w:rsidP="00000000" w:rsidRDefault="00000000" w:rsidRPr="00000000" w14:paraId="000000C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disclosure is required by the governing laws;</w:t>
      </w:r>
    </w:p>
    <w:p w:rsidR="00000000" w:rsidDel="00000000" w:rsidP="00000000" w:rsidRDefault="00000000" w:rsidRPr="00000000" w14:paraId="000000C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disclosure is reasonably required by consultants engaged by the Parties to perform work related to the Works;</w:t>
      </w:r>
    </w:p>
    <w:p w:rsidR="00000000" w:rsidDel="00000000" w:rsidP="00000000" w:rsidRDefault="00000000" w:rsidRPr="00000000" w14:paraId="000000C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information is already in the receiving Party’s possession without any confidentiality obligation prior to receipt from the other Party;</w:t>
      </w:r>
    </w:p>
    <w:p w:rsidR="00000000" w:rsidDel="00000000" w:rsidP="00000000" w:rsidRDefault="00000000" w:rsidRPr="00000000" w14:paraId="000000C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Helvetica Neue" w:cs="Helvetica Neue" w:eastAsia="Helvetica Neue" w:hAnsi="Helvetica Neue"/>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information becomes publicly available other than through a breach of these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Conditions of Contract</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or</w:t>
      </w:r>
    </w:p>
    <w:p w:rsidR="00000000" w:rsidDel="00000000" w:rsidP="00000000" w:rsidRDefault="00000000" w:rsidRPr="00000000" w14:paraId="000000C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information is lawfully received by a Party from a third party without any confidentiality obligation.</w:t>
      </w:r>
    </w:p>
    <w:p w:rsidR="00000000" w:rsidDel="00000000" w:rsidP="00000000" w:rsidRDefault="00000000" w:rsidRPr="00000000" w14:paraId="000000CE">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zijhsgef5n81" w:id="68"/>
      <w:bookmarkEnd w:id="68"/>
      <w:r w:rsidDel="00000000" w:rsidR="00000000" w:rsidRPr="00000000">
        <w:rPr>
          <w:rFonts w:ascii="Arial" w:cs="Arial" w:eastAsia="Arial" w:hAnsi="Arial"/>
          <w:sz w:val="28"/>
          <w:szCs w:val="28"/>
          <w:vertAlign w:val="baseline"/>
          <w:rtl w:val="0"/>
        </w:rPr>
        <w:t xml:space="preserve">Compliance with laws</w:t>
      </w:r>
    </w:p>
    <w:p w:rsidR="00000000" w:rsidDel="00000000" w:rsidP="00000000" w:rsidRDefault="00000000" w:rsidRPr="00000000" w14:paraId="000000CF">
      <w:pPr>
        <w:pStyle w:val="Heading3"/>
        <w:numPr>
          <w:ilvl w:val="2"/>
          <w:numId w:val="23"/>
        </w:numPr>
        <w:spacing w:after="120" w:before="120" w:line="276" w:lineRule="auto"/>
        <w:ind w:left="1440" w:hanging="720"/>
        <w:jc w:val="both"/>
        <w:rPr>
          <w:rFonts w:ascii="Arial" w:cs="Arial" w:eastAsia="Arial" w:hAnsi="Arial"/>
        </w:rPr>
      </w:pPr>
      <w:bookmarkStart w:colFirst="0" w:colLast="0" w:name="_3ddmqv86u9w3" w:id="69"/>
      <w:bookmarkEnd w:id="69"/>
      <w:r w:rsidDel="00000000" w:rsidR="00000000" w:rsidRPr="00000000">
        <w:rPr>
          <w:rFonts w:ascii="Arial" w:cs="Arial" w:eastAsia="Arial" w:hAnsi="Arial"/>
          <w:vertAlign w:val="baseline"/>
          <w:rtl w:val="0"/>
        </w:rPr>
        <w:t xml:space="preserve">The Employer shall have (or shall obtain) all planning permits, boundaries, and other similar permits required for the execution of the Works in accordance with the applicable laws, and any other permits described in the Specifications as being obtained or to be obtained by the Employer. The Employer shall indemnify and hold the Contractor harmless from and against any loss or liability arising from any failure by the Employer to do so, except to the extent caused or contributed to by Contractor; and</w:t>
      </w:r>
    </w:p>
    <w:p w:rsidR="00000000" w:rsidDel="00000000" w:rsidP="00000000" w:rsidRDefault="00000000" w:rsidRPr="00000000" w14:paraId="000000D0">
      <w:pPr>
        <w:pStyle w:val="Heading3"/>
        <w:numPr>
          <w:ilvl w:val="2"/>
          <w:numId w:val="23"/>
        </w:numPr>
        <w:spacing w:after="120" w:before="120" w:line="276" w:lineRule="auto"/>
        <w:ind w:left="1440" w:hanging="720"/>
        <w:jc w:val="both"/>
        <w:rPr>
          <w:rFonts w:ascii="Arial" w:cs="Arial" w:eastAsia="Arial" w:hAnsi="Arial"/>
        </w:rPr>
      </w:pPr>
      <w:bookmarkStart w:colFirst="0" w:colLast="0" w:name="_3yox8avcnaeq" w:id="70"/>
      <w:bookmarkEnd w:id="70"/>
      <w:r w:rsidDel="00000000" w:rsidR="00000000" w:rsidRPr="00000000">
        <w:rPr>
          <w:rFonts w:ascii="Arial" w:cs="Arial" w:eastAsia="Arial" w:hAnsi="Arial"/>
          <w:vertAlign w:val="baseline"/>
          <w:rtl w:val="0"/>
        </w:rPr>
        <w:t xml:space="preserve">The Contractor shall give all notices and shall pay all taxes, fees, and charges related to the execution of the Works to the extent they fall within the Contractor’s responsibility. The Contractor shall indemnify and hold the Employer harmless from and against any loss or liability arising from any failure by the Contractor to do so; and</w:t>
      </w:r>
    </w:p>
    <w:p w:rsidR="00000000" w:rsidDel="00000000" w:rsidP="00000000" w:rsidRDefault="00000000" w:rsidRPr="00000000" w14:paraId="000000D1">
      <w:pPr>
        <w:pStyle w:val="Heading3"/>
        <w:numPr>
          <w:ilvl w:val="2"/>
          <w:numId w:val="23"/>
        </w:numPr>
        <w:spacing w:after="120" w:before="120" w:line="276" w:lineRule="auto"/>
        <w:ind w:left="1440" w:hanging="720"/>
        <w:jc w:val="both"/>
        <w:rPr>
          <w:rFonts w:ascii="Arial" w:cs="Arial" w:eastAsia="Arial" w:hAnsi="Arial"/>
        </w:rPr>
      </w:pPr>
      <w:bookmarkStart w:colFirst="0" w:colLast="0" w:name="_sz1zxjrx1uvd" w:id="71"/>
      <w:bookmarkEnd w:id="71"/>
      <w:r w:rsidDel="00000000" w:rsidR="00000000" w:rsidRPr="00000000">
        <w:rPr>
          <w:rFonts w:ascii="Arial" w:cs="Arial" w:eastAsia="Arial" w:hAnsi="Arial"/>
          <w:vertAlign w:val="baseline"/>
          <w:rtl w:val="0"/>
        </w:rPr>
        <w:t xml:space="preserve">Each Party shall, in the performance of this Contract, ensure compliance with the governing laws and shall indemnify and hold the other Party harmless from any claims, actions, or losses arising from that Party’s own non-compliance with the law.</w:t>
      </w:r>
    </w:p>
    <w:p w:rsidR="00000000" w:rsidDel="00000000" w:rsidP="00000000" w:rsidRDefault="00000000" w:rsidRPr="00000000" w14:paraId="000000D2">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dliptfiisx69" w:id="72"/>
      <w:bookmarkEnd w:id="72"/>
      <w:r w:rsidDel="00000000" w:rsidR="00000000" w:rsidRPr="00000000">
        <w:rPr>
          <w:rFonts w:ascii="Arial" w:cs="Arial" w:eastAsia="Arial" w:hAnsi="Arial"/>
          <w:sz w:val="28"/>
          <w:szCs w:val="28"/>
          <w:vertAlign w:val="baseline"/>
          <w:rtl w:val="0"/>
        </w:rPr>
        <w:t xml:space="preserve">Limitation of Liability</w:t>
      </w:r>
    </w:p>
    <w:p w:rsidR="00000000" w:rsidDel="00000000" w:rsidP="00000000" w:rsidRDefault="00000000" w:rsidRPr="00000000" w14:paraId="000000D3">
      <w:pPr>
        <w:spacing w:after="120" w:before="120" w:line="276" w:lineRule="auto"/>
        <w:ind w:left="709"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Neither Party shall be liable to the other for loss of use of any part of the Works, loss of anticipated profit, or any indirect or consequential loss or damage arising out of or in connection with the Contract, except where such losses arise from Contractor breach, negligence, or delay.  </w:t>
      </w:r>
    </w:p>
    <w:p w:rsidR="00000000" w:rsidDel="00000000" w:rsidP="00000000" w:rsidRDefault="00000000" w:rsidRPr="00000000" w14:paraId="000000D4">
      <w:pPr>
        <w:spacing w:after="120" w:before="120" w:line="276" w:lineRule="auto"/>
        <w:ind w:left="709"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The aggregate liability of the Contractor to the Employer under this Contract shall not exceed shall not exceed 100% of the Contract Price, except for liabilities arising from gross negligence, wilful misconduct, or third-party claims, which shall be uncapped.</w:t>
      </w:r>
      <w:r w:rsidDel="00000000" w:rsidR="00000000" w:rsidRPr="00000000">
        <w:rPr>
          <w:rtl w:val="0"/>
        </w:rPr>
      </w:r>
    </w:p>
    <w:p w:rsidR="00000000" w:rsidDel="00000000" w:rsidP="00000000" w:rsidRDefault="00000000" w:rsidRPr="00000000" w14:paraId="000000D5">
      <w:pPr>
        <w:pStyle w:val="Heading1"/>
        <w:numPr>
          <w:ilvl w:val="0"/>
          <w:numId w:val="23"/>
        </w:numPr>
        <w:spacing w:after="120" w:before="120" w:line="276" w:lineRule="auto"/>
        <w:ind w:left="720"/>
        <w:jc w:val="both"/>
        <w:rPr>
          <w:rFonts w:ascii="Arial" w:cs="Arial" w:eastAsia="Arial" w:hAnsi="Arial"/>
          <w:sz w:val="28"/>
          <w:szCs w:val="28"/>
        </w:rPr>
      </w:pPr>
      <w:bookmarkStart w:colFirst="0" w:colLast="0" w:name="_22ci3bi0g1nj" w:id="73"/>
      <w:bookmarkEnd w:id="73"/>
      <w:r w:rsidDel="00000000" w:rsidR="00000000" w:rsidRPr="00000000">
        <w:rPr>
          <w:rFonts w:ascii="Arial" w:cs="Arial" w:eastAsia="Arial" w:hAnsi="Arial"/>
          <w:sz w:val="28"/>
          <w:szCs w:val="28"/>
          <w:vertAlign w:val="baseline"/>
          <w:rtl w:val="0"/>
        </w:rPr>
        <w:t xml:space="preserve">The Employer</w:t>
      </w:r>
    </w:p>
    <w:p w:rsidR="00000000" w:rsidDel="00000000" w:rsidP="00000000" w:rsidRDefault="00000000" w:rsidRPr="00000000" w14:paraId="000000D6">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x90hohpy6zsk" w:id="74"/>
      <w:bookmarkEnd w:id="74"/>
      <w:r w:rsidDel="00000000" w:rsidR="00000000" w:rsidRPr="00000000">
        <w:rPr>
          <w:rFonts w:ascii="Arial" w:cs="Arial" w:eastAsia="Arial" w:hAnsi="Arial"/>
          <w:sz w:val="28"/>
          <w:szCs w:val="28"/>
          <w:vertAlign w:val="baseline"/>
          <w:rtl w:val="0"/>
        </w:rPr>
        <w:t xml:space="preserve">Right of Access to the Site</w:t>
      </w:r>
    </w:p>
    <w:p w:rsidR="00000000" w:rsidDel="00000000" w:rsidP="00000000" w:rsidRDefault="00000000" w:rsidRPr="00000000" w14:paraId="000000D7">
      <w:pPr>
        <w:pStyle w:val="Heading3"/>
        <w:numPr>
          <w:ilvl w:val="2"/>
          <w:numId w:val="23"/>
        </w:numPr>
        <w:spacing w:after="120" w:before="120" w:line="276" w:lineRule="auto"/>
        <w:ind w:left="1440" w:hanging="720"/>
        <w:jc w:val="both"/>
        <w:rPr/>
      </w:pPr>
      <w:bookmarkStart w:colFirst="0" w:colLast="0" w:name="_krz5b6dwso3v" w:id="75"/>
      <w:bookmarkEnd w:id="75"/>
      <w:r w:rsidDel="00000000" w:rsidR="00000000" w:rsidRPr="00000000">
        <w:rPr>
          <w:rFonts w:ascii="Arial" w:cs="Arial" w:eastAsia="Arial" w:hAnsi="Arial"/>
          <w:vertAlign w:val="baseline"/>
          <w:rtl w:val="0"/>
        </w:rPr>
        <w:t xml:space="preserve">The Employer shall be responsible for handing over the entire Site, in a condition suitable for the Contractor to commence the Works, within seven [7] days from the Effective Date (the “</w:t>
      </w:r>
      <w:r w:rsidDel="00000000" w:rsidR="00000000" w:rsidRPr="00000000">
        <w:rPr>
          <w:rFonts w:ascii="Arial" w:cs="Arial" w:eastAsia="Arial" w:hAnsi="Arial"/>
          <w:b w:val="1"/>
          <w:bCs w:val="1"/>
          <w:vertAlign w:val="baseline"/>
          <w:rtl w:val="0"/>
        </w:rPr>
        <w:t xml:space="preserve">Site Access Period</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D8">
      <w:pPr>
        <w:pStyle w:val="Heading3"/>
        <w:numPr>
          <w:ilvl w:val="2"/>
          <w:numId w:val="23"/>
        </w:numPr>
        <w:spacing w:after="120" w:before="120" w:line="276" w:lineRule="auto"/>
        <w:ind w:left="1440" w:hanging="720"/>
        <w:jc w:val="both"/>
        <w:rPr>
          <w:rFonts w:ascii="Arial" w:cs="Arial" w:eastAsia="Arial" w:hAnsi="Arial"/>
        </w:rPr>
      </w:pPr>
      <w:bookmarkStart w:colFirst="0" w:colLast="0" w:name="_d08r57m0g6t" w:id="76"/>
      <w:bookmarkEnd w:id="76"/>
      <w:r w:rsidDel="00000000" w:rsidR="00000000" w:rsidRPr="00000000">
        <w:rPr>
          <w:rFonts w:ascii="Arial" w:cs="Arial" w:eastAsia="Arial" w:hAnsi="Arial"/>
          <w:vertAlign w:val="baseline"/>
          <w:rtl w:val="0"/>
        </w:rPr>
        <w:t xml:space="preserve">If the Parties agree that the Site may be handed over in parts, the Employer shall ensure that the portion of the Site necessary for the Contractor to commence the Works is handed over within seven [7] days from the Effective Date. The handover of subsequent portions of the Site shall align with the Contractor’s construction sequence and schedule and shall not adversely affect the Contractor’s progress in performing the Works.</w:t>
      </w:r>
    </w:p>
    <w:p w:rsidR="00000000" w:rsidDel="00000000" w:rsidP="00000000" w:rsidRDefault="00000000" w:rsidRPr="00000000" w14:paraId="000000D9">
      <w:pPr>
        <w:pStyle w:val="Heading3"/>
        <w:numPr>
          <w:ilvl w:val="2"/>
          <w:numId w:val="23"/>
        </w:numPr>
        <w:spacing w:after="120" w:before="120" w:line="276" w:lineRule="auto"/>
        <w:ind w:left="1440" w:hanging="720"/>
        <w:jc w:val="both"/>
        <w:rPr/>
      </w:pPr>
      <w:bookmarkStart w:colFirst="0" w:colLast="0" w:name="_wyhpytd5inyy" w:id="77"/>
      <w:bookmarkEnd w:id="77"/>
      <w:r w:rsidDel="00000000" w:rsidR="00000000" w:rsidRPr="00000000">
        <w:rPr>
          <w:rFonts w:ascii="Arial" w:cs="Arial" w:eastAsia="Arial" w:hAnsi="Arial"/>
          <w:vertAlign w:val="baseline"/>
          <w:rtl w:val="0"/>
        </w:rPr>
        <w:t xml:space="preserve">The handover of the Site shall be recorded in written handover minutes, duly executed by the Employer/the Engineer, and the Contractor (“</w:t>
      </w:r>
      <w:r w:rsidDel="00000000" w:rsidR="00000000" w:rsidRPr="00000000">
        <w:rPr>
          <w:rFonts w:ascii="Arial" w:cs="Arial" w:eastAsia="Arial" w:hAnsi="Arial"/>
          <w:b w:val="1"/>
          <w:bCs w:val="1"/>
          <w:vertAlign w:val="baseline"/>
          <w:rtl w:val="0"/>
        </w:rPr>
        <w:t xml:space="preserve">Handover Minutes</w:t>
      </w:r>
      <w:r w:rsidDel="00000000" w:rsidR="00000000" w:rsidRPr="00000000">
        <w:rPr>
          <w:rFonts w:ascii="Arial" w:cs="Arial" w:eastAsia="Arial" w:hAnsi="Arial"/>
          <w:vertAlign w:val="baseline"/>
          <w:rtl w:val="0"/>
        </w:rPr>
        <w:t xml:space="preserve">”). The Handover Minutes shall record the signature of the Employer (or Employer’s Representative) and/or the Engineer and the Contractor, the date of handover, the location and characteristics of the Site, and any other relevant information (if any). </w:t>
      </w:r>
      <w:r w:rsidDel="00000000" w:rsidR="00000000" w:rsidRPr="00000000">
        <w:rPr>
          <w:rtl w:val="0"/>
        </w:rPr>
      </w:r>
    </w:p>
    <w:p w:rsidR="00000000" w:rsidDel="00000000" w:rsidP="00000000" w:rsidRDefault="00000000" w:rsidRPr="00000000" w14:paraId="000000DA">
      <w:pPr>
        <w:pStyle w:val="Heading3"/>
        <w:numPr>
          <w:ilvl w:val="2"/>
          <w:numId w:val="23"/>
        </w:numPr>
        <w:spacing w:after="120" w:before="120" w:line="276" w:lineRule="auto"/>
        <w:ind w:left="1440" w:hanging="720"/>
        <w:jc w:val="both"/>
        <w:rPr>
          <w:rFonts w:ascii="Arial" w:cs="Arial" w:eastAsia="Arial" w:hAnsi="Arial"/>
        </w:rPr>
      </w:pPr>
      <w:bookmarkStart w:colFirst="0" w:colLast="0" w:name="_jzn5lb8g9x1a" w:id="78"/>
      <w:bookmarkEnd w:id="78"/>
      <w:r w:rsidDel="00000000" w:rsidR="00000000" w:rsidRPr="00000000">
        <w:rPr>
          <w:rFonts w:ascii="Arial" w:cs="Arial" w:eastAsia="Arial" w:hAnsi="Arial"/>
          <w:vertAlign w:val="baseline"/>
          <w:rtl w:val="0"/>
        </w:rPr>
        <w:t xml:space="preserve">Where the Contract requires the Employer to grant the Contractor possession of any foundations, structures, construction equipment, or any portion of the works necessary for the Contractor to carry out the Works, the Employer shall do so within the time and in the manner stipulated in the Contract or as agreed by the Parties.</w:t>
      </w:r>
    </w:p>
    <w:p w:rsidR="00000000" w:rsidDel="00000000" w:rsidP="00000000" w:rsidRDefault="00000000" w:rsidRPr="00000000" w14:paraId="000000DB">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e8zyag1kl391" w:id="79"/>
      <w:bookmarkEnd w:id="79"/>
      <w:r w:rsidDel="00000000" w:rsidR="00000000" w:rsidRPr="00000000">
        <w:rPr>
          <w:rFonts w:ascii="Arial" w:cs="Arial" w:eastAsia="Arial" w:hAnsi="Arial"/>
          <w:sz w:val="28"/>
          <w:szCs w:val="28"/>
          <w:vertAlign w:val="baseline"/>
          <w:rtl w:val="0"/>
        </w:rPr>
        <w:t xml:space="preserve">Assistance by the Employer</w:t>
      </w:r>
    </w:p>
    <w:p w:rsidR="00000000" w:rsidDel="00000000" w:rsidP="00000000" w:rsidRDefault="00000000" w:rsidRPr="00000000" w14:paraId="000000DC">
      <w:pPr>
        <w:widowControl w:val="0"/>
        <w:spacing w:after="120" w:before="120" w:line="276" w:lineRule="auto"/>
        <w:ind w:left="72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Where requested by the Contractor, the Employer shall, to the extent permitted under the applicable laws, assist in providing information to enable the Contractor to obtain any licences, permits, approvals or authorizations required under the applicable laws (including information that the Contractor must submit when applying for such licences, permits, approvals or authorizations):</w:t>
      </w:r>
    </w:p>
    <w:p w:rsidR="00000000" w:rsidDel="00000000" w:rsidP="00000000" w:rsidRDefault="00000000" w:rsidRPr="00000000" w14:paraId="000000DD">
      <w:pPr>
        <w:pStyle w:val="Heading3"/>
        <w:numPr>
          <w:ilvl w:val="2"/>
          <w:numId w:val="23"/>
        </w:numPr>
        <w:spacing w:after="120" w:before="120" w:line="276" w:lineRule="auto"/>
        <w:ind w:left="1440" w:hanging="720"/>
        <w:jc w:val="both"/>
        <w:rPr>
          <w:rFonts w:ascii="Arial" w:cs="Arial" w:eastAsia="Arial" w:hAnsi="Arial"/>
        </w:rPr>
      </w:pPr>
      <w:bookmarkStart w:colFirst="0" w:colLast="0" w:name="_f1qoam9hllbu" w:id="80"/>
      <w:bookmarkEnd w:id="80"/>
      <w:r w:rsidDel="00000000" w:rsidR="00000000" w:rsidRPr="00000000">
        <w:rPr>
          <w:rFonts w:ascii="Arial" w:cs="Arial" w:eastAsia="Arial" w:hAnsi="Arial"/>
          <w:vertAlign w:val="baseline"/>
          <w:rtl w:val="0"/>
        </w:rPr>
        <w:t xml:space="preserve">As required to be obtained by the Contractor under Sub-Clause 1.11 [</w:t>
      </w:r>
      <w:r w:rsidDel="00000000" w:rsidR="00000000" w:rsidRPr="00000000">
        <w:rPr>
          <w:rFonts w:ascii="Arial" w:cs="Arial" w:eastAsia="Arial" w:hAnsi="Arial"/>
          <w:i w:val="1"/>
          <w:iCs w:val="1"/>
          <w:vertAlign w:val="baseline"/>
          <w:rtl w:val="0"/>
        </w:rPr>
        <w:t xml:space="preserve">Compliance with Laws</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DE">
      <w:pPr>
        <w:pStyle w:val="Heading3"/>
        <w:numPr>
          <w:ilvl w:val="2"/>
          <w:numId w:val="23"/>
        </w:numPr>
        <w:spacing w:after="120" w:before="120" w:line="276" w:lineRule="auto"/>
        <w:ind w:left="1440" w:hanging="720"/>
        <w:jc w:val="both"/>
        <w:rPr>
          <w:rFonts w:ascii="Arial" w:cs="Arial" w:eastAsia="Arial" w:hAnsi="Arial"/>
        </w:rPr>
      </w:pPr>
      <w:bookmarkStart w:colFirst="0" w:colLast="0" w:name="_u08zosdslqjg" w:id="81"/>
      <w:bookmarkEnd w:id="81"/>
      <w:r w:rsidDel="00000000" w:rsidR="00000000" w:rsidRPr="00000000">
        <w:rPr>
          <w:rFonts w:ascii="Arial" w:cs="Arial" w:eastAsia="Arial" w:hAnsi="Arial"/>
          <w:vertAlign w:val="baseline"/>
          <w:rtl w:val="0"/>
        </w:rPr>
        <w:t xml:space="preserve">for transporting the Contractor’s materials, equipment, or assets to and from the Site, including customs clearance procedures; and</w:t>
      </w:r>
    </w:p>
    <w:p w:rsidR="00000000" w:rsidDel="00000000" w:rsidP="00000000" w:rsidRDefault="00000000" w:rsidRPr="00000000" w14:paraId="000000DF">
      <w:pPr>
        <w:pStyle w:val="Heading3"/>
        <w:numPr>
          <w:ilvl w:val="2"/>
          <w:numId w:val="23"/>
        </w:numPr>
        <w:spacing w:after="120" w:before="120" w:line="276" w:lineRule="auto"/>
        <w:ind w:left="1440" w:hanging="720"/>
        <w:jc w:val="both"/>
        <w:rPr>
          <w:rFonts w:ascii="Arial" w:cs="Arial" w:eastAsia="Arial" w:hAnsi="Arial"/>
        </w:rPr>
      </w:pPr>
      <w:bookmarkStart w:colFirst="0" w:colLast="0" w:name="_up8mteoxnjg6" w:id="82"/>
      <w:bookmarkEnd w:id="82"/>
      <w:r w:rsidDel="00000000" w:rsidR="00000000" w:rsidRPr="00000000">
        <w:rPr>
          <w:rFonts w:ascii="Arial" w:cs="Arial" w:eastAsia="Arial" w:hAnsi="Arial"/>
          <w:vertAlign w:val="baseline"/>
          <w:rtl w:val="0"/>
        </w:rPr>
        <w:t xml:space="preserve">for mobilizing the Contractor’s personnel to the Site for the performance of the Works.</w:t>
      </w:r>
    </w:p>
    <w:p w:rsidR="00000000" w:rsidDel="00000000" w:rsidP="00000000" w:rsidRDefault="00000000" w:rsidRPr="00000000" w14:paraId="000000E0">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xsw01w4cyf4p" w:id="83"/>
      <w:bookmarkEnd w:id="83"/>
      <w:r w:rsidDel="00000000" w:rsidR="00000000" w:rsidRPr="00000000">
        <w:rPr>
          <w:rFonts w:ascii="Arial" w:cs="Arial" w:eastAsia="Arial" w:hAnsi="Arial"/>
          <w:sz w:val="28"/>
          <w:szCs w:val="28"/>
          <w:vertAlign w:val="baseline"/>
          <w:rtl w:val="0"/>
        </w:rPr>
        <w:t xml:space="preserve">Employer’s Representative</w:t>
      </w:r>
    </w:p>
    <w:p w:rsidR="00000000" w:rsidDel="00000000" w:rsidP="00000000" w:rsidRDefault="00000000" w:rsidRPr="00000000" w14:paraId="000000E1">
      <w:pPr>
        <w:pStyle w:val="Heading3"/>
        <w:numPr>
          <w:ilvl w:val="2"/>
          <w:numId w:val="23"/>
        </w:numPr>
        <w:spacing w:after="120" w:before="120" w:line="276" w:lineRule="auto"/>
        <w:ind w:left="1440" w:hanging="720"/>
        <w:jc w:val="both"/>
        <w:rPr>
          <w:rFonts w:ascii="Arial" w:cs="Arial" w:eastAsia="Arial" w:hAnsi="Arial"/>
        </w:rPr>
      </w:pPr>
      <w:bookmarkStart w:colFirst="0" w:colLast="0" w:name="_nev3trx01v5v" w:id="84"/>
      <w:bookmarkEnd w:id="84"/>
      <w:r w:rsidDel="00000000" w:rsidR="00000000" w:rsidRPr="00000000">
        <w:rPr>
          <w:rFonts w:ascii="Arial" w:cs="Arial" w:eastAsia="Arial" w:hAnsi="Arial"/>
          <w:vertAlign w:val="baseline"/>
          <w:rtl w:val="0"/>
        </w:rPr>
        <w:t xml:space="preserve">The Employer shall appoint the Employer’s Representative and shall grant such person all necessary authority to act on behalf of the Employer under the Contract by a written notice or announcement to the Contractor, except for the authority to replace the Employer’s Representative;</w:t>
      </w:r>
    </w:p>
    <w:p w:rsidR="00000000" w:rsidDel="00000000" w:rsidP="00000000" w:rsidRDefault="00000000" w:rsidRPr="00000000" w14:paraId="000000E2">
      <w:pPr>
        <w:pStyle w:val="Heading3"/>
        <w:numPr>
          <w:ilvl w:val="2"/>
          <w:numId w:val="23"/>
        </w:numPr>
        <w:spacing w:after="120" w:before="120" w:line="276" w:lineRule="auto"/>
        <w:ind w:left="1440" w:hanging="720"/>
        <w:jc w:val="both"/>
        <w:rPr>
          <w:rFonts w:ascii="Arial" w:cs="Arial" w:eastAsia="Arial" w:hAnsi="Arial"/>
        </w:rPr>
      </w:pPr>
      <w:bookmarkStart w:colFirst="0" w:colLast="0" w:name="_9aihciecq6c" w:id="85"/>
      <w:bookmarkEnd w:id="85"/>
      <w:r w:rsidDel="00000000" w:rsidR="00000000" w:rsidRPr="00000000">
        <w:rPr>
          <w:rFonts w:ascii="Arial" w:cs="Arial" w:eastAsia="Arial" w:hAnsi="Arial"/>
          <w:vertAlign w:val="baseline"/>
          <w:rtl w:val="0"/>
        </w:rPr>
        <w:t xml:space="preserve">When the Employer replaces the Employer’s Representative, notice of such replacement, together with the authorization and details of the successor, shall be delivered to the Contractor and the Engineer not less than seven [7] days before the replacement becomes effective.</w:t>
      </w:r>
    </w:p>
    <w:p w:rsidR="00000000" w:rsidDel="00000000" w:rsidP="00000000" w:rsidRDefault="00000000" w:rsidRPr="00000000" w14:paraId="000000E3">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7ppdfl9nav4z" w:id="86"/>
      <w:bookmarkEnd w:id="86"/>
      <w:r w:rsidDel="00000000" w:rsidR="00000000" w:rsidRPr="00000000">
        <w:rPr>
          <w:rFonts w:ascii="Arial" w:cs="Arial" w:eastAsia="Arial" w:hAnsi="Arial"/>
          <w:sz w:val="28"/>
          <w:szCs w:val="28"/>
          <w:vertAlign w:val="baseline"/>
          <w:rtl w:val="0"/>
        </w:rPr>
        <w:t xml:space="preserve">Employer’s Personnel and Other Contractors</w:t>
      </w:r>
    </w:p>
    <w:p w:rsidR="00000000" w:rsidDel="00000000" w:rsidP="00000000" w:rsidRDefault="00000000" w:rsidRPr="00000000" w14:paraId="000000E4">
      <w:pPr>
        <w:pStyle w:val="Heading3"/>
        <w:widowControl w:val="0"/>
        <w:numPr>
          <w:ilvl w:val="2"/>
          <w:numId w:val="23"/>
        </w:numPr>
        <w:spacing w:after="120" w:before="120" w:line="276" w:lineRule="auto"/>
        <w:ind w:left="1440" w:hanging="720"/>
        <w:jc w:val="both"/>
        <w:rPr>
          <w:rFonts w:ascii="Arial" w:cs="Arial" w:eastAsia="Arial" w:hAnsi="Arial"/>
        </w:rPr>
      </w:pPr>
      <w:bookmarkStart w:colFirst="0" w:colLast="0" w:name="_8s5wmmqs5ij" w:id="87"/>
      <w:bookmarkEnd w:id="87"/>
      <w:r w:rsidDel="00000000" w:rsidR="00000000" w:rsidRPr="00000000">
        <w:rPr>
          <w:rFonts w:ascii="Arial" w:cs="Arial" w:eastAsia="Arial" w:hAnsi="Arial"/>
          <w:vertAlign w:val="baseline"/>
          <w:rtl w:val="0"/>
        </w:rPr>
        <w:t xml:space="preserve">The Employer shall be responsible for ensuring that the Employer’s Personnel and the Employer’s other contractors (if any) on or near the Site:</w:t>
      </w:r>
    </w:p>
    <w:p w:rsidR="00000000" w:rsidDel="00000000" w:rsidP="00000000" w:rsidRDefault="00000000" w:rsidRPr="00000000" w14:paraId="000000E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cooperate properly with the Contractor during the execution of the Works; and</w:t>
      </w:r>
    </w:p>
    <w:p w:rsidR="00000000" w:rsidDel="00000000" w:rsidP="00000000" w:rsidRDefault="00000000" w:rsidRPr="00000000" w14:paraId="000000E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comply with all provisions regarding health, safety, and environment (HSE) and other provisions of the applicable laws. </w:t>
      </w:r>
    </w:p>
    <w:p w:rsidR="00000000" w:rsidDel="00000000" w:rsidP="00000000" w:rsidRDefault="00000000" w:rsidRPr="00000000" w14:paraId="000000E7">
      <w:pPr>
        <w:pStyle w:val="Heading3"/>
        <w:widowControl w:val="0"/>
        <w:numPr>
          <w:ilvl w:val="2"/>
          <w:numId w:val="23"/>
        </w:numPr>
        <w:spacing w:after="120" w:before="120" w:line="276" w:lineRule="auto"/>
        <w:ind w:left="1440" w:hanging="720"/>
        <w:jc w:val="both"/>
        <w:rPr>
          <w:rFonts w:ascii="Arial" w:cs="Arial" w:eastAsia="Arial" w:hAnsi="Arial"/>
        </w:rPr>
      </w:pPr>
      <w:bookmarkStart w:colFirst="0" w:colLast="0" w:name="_g1iy1uvoptwj" w:id="88"/>
      <w:bookmarkEnd w:id="88"/>
      <w:r w:rsidDel="00000000" w:rsidR="00000000" w:rsidRPr="00000000">
        <w:rPr>
          <w:rFonts w:ascii="Arial" w:cs="Arial" w:eastAsia="Arial" w:hAnsi="Arial"/>
          <w:vertAlign w:val="baseline"/>
          <w:rtl w:val="0"/>
        </w:rPr>
        <w:t xml:space="preserve">The Employer shall indemnify and hold the Contractor harmless from and against any acts or damage affecting the Contractor or the Works that are caused by the Employer’s Personnel or by any other contractors engaged by the Employer.</w:t>
      </w:r>
    </w:p>
    <w:p w:rsidR="00000000" w:rsidDel="00000000" w:rsidP="00000000" w:rsidRDefault="00000000" w:rsidRPr="00000000" w14:paraId="000000E8">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62oj5i2t0p3y" w:id="89"/>
      <w:bookmarkEnd w:id="89"/>
      <w:r w:rsidDel="00000000" w:rsidR="00000000" w:rsidRPr="00000000">
        <w:rPr>
          <w:rFonts w:ascii="Arial" w:cs="Arial" w:eastAsia="Arial" w:hAnsi="Arial"/>
          <w:sz w:val="28"/>
          <w:szCs w:val="28"/>
          <w:vertAlign w:val="baseline"/>
          <w:rtl w:val="0"/>
        </w:rPr>
        <w:t xml:space="preserve">Employer’s Financial Arrangements</w:t>
      </w:r>
    </w:p>
    <w:p w:rsidR="00000000" w:rsidDel="00000000" w:rsidP="00000000" w:rsidRDefault="00000000" w:rsidRPr="00000000" w14:paraId="000000E9">
      <w:pPr>
        <w:widowControl w:val="0"/>
        <w:spacing w:after="120" w:before="12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If the Contractor:</w:t>
      </w:r>
    </w:p>
    <w:p w:rsidR="00000000" w:rsidDel="00000000" w:rsidP="00000000" w:rsidRDefault="00000000" w:rsidRPr="00000000" w14:paraId="000000E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receives an instruction to execute a Variation with a price greater than ten per cent (10%) of the Contract Price, or the accumulated total of Variations exceeds thirty per cent (30%) of the Contract Price;</w:t>
      </w:r>
    </w:p>
    <w:p w:rsidR="00000000" w:rsidDel="00000000" w:rsidP="00000000" w:rsidRDefault="00000000" w:rsidRPr="00000000" w14:paraId="000000E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does not receive payment in accordance with Clause 11 and Annex 2 [</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Contract Price and Payment</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E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becomes aware of a material change in the Employer’s financial arrangements of which the Contractor has not received a Notice under this Sub-Clause,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Contractor may request, and the Employer shall, within </w:t>
      </w:r>
      <w:ins w:author="29. Nguyễn Huy Hoàng" w:id="0" w:date="2026-03-05T08:01:46Z">
        <w:r w:rsidDel="00000000" w:rsidR="00000000" w:rsidRPr="00000000">
          <w:rPr>
            <w:rFonts w:ascii="Arial" w:cs="Arial" w:eastAsia="Arial" w:hAnsi="Arial"/>
            <w:sz w:val="28"/>
            <w:szCs w:val="28"/>
            <w:rtl w:val="0"/>
            <w:rPrChange w:author="29. Nguyễn Huy Hoàng" w:id="1" w:date="2026-03-05T08:01:46Z">
              <w:rPr>
                <w:rFonts w:ascii="Arial" w:cs="Arial" w:eastAsia="Arial" w:hAnsi="Arial"/>
                <w:i w:val="0"/>
                <w:iCs w:val="0"/>
                <w:smallCaps w:val="0"/>
                <w:strike w:val="0"/>
                <w:color w:val="000000"/>
                <w:sz w:val="28"/>
                <w:szCs w:val="28"/>
                <w:u w:val="none"/>
                <w:shd w:fill="auto" w:val="clear"/>
                <w:vertAlign w:val="baseline"/>
              </w:rPr>
            </w:rPrChange>
          </w:rPr>
          <w:t xml:space="preserve">15</w:t>
        </w:r>
      </w:ins>
      <w:del w:author="29. Nguyễn Huy Hoàng" w:id="0" w:date="2026-03-05T08:01:46Z">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delText xml:space="preserve">30 </w:delText>
        </w:r>
      </w:del>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days after receiving this request, provide reasonable evidence that financial arrangements have been made and are being maintained which will enable the Employer to pay the part of the Contract Price remaining to be paid at that time (as estimated by the Employer). </w:t>
      </w:r>
    </w:p>
    <w:p w:rsidR="00000000" w:rsidDel="00000000" w:rsidP="00000000" w:rsidRDefault="00000000" w:rsidRPr="00000000" w14:paraId="000000EE">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fp7n3cz7ylf1" w:id="90"/>
      <w:bookmarkEnd w:id="90"/>
      <w:r w:rsidDel="00000000" w:rsidR="00000000" w:rsidRPr="00000000">
        <w:rPr>
          <w:rFonts w:ascii="Arial" w:cs="Arial" w:eastAsia="Arial" w:hAnsi="Arial"/>
          <w:sz w:val="28"/>
          <w:szCs w:val="28"/>
          <w:vertAlign w:val="baseline"/>
          <w:rtl w:val="0"/>
        </w:rPr>
        <w:t xml:space="preserve">Employer-Supplied Materials and Employer’s Equipment</w:t>
      </w:r>
    </w:p>
    <w:p w:rsidR="00000000" w:rsidDel="00000000" w:rsidP="00000000" w:rsidRDefault="00000000" w:rsidRPr="00000000" w14:paraId="000000EF">
      <w:pPr>
        <w:pStyle w:val="Heading3"/>
        <w:numPr>
          <w:ilvl w:val="2"/>
          <w:numId w:val="23"/>
        </w:numPr>
        <w:spacing w:after="120" w:before="120" w:line="276" w:lineRule="auto"/>
        <w:ind w:left="1440" w:hanging="720"/>
        <w:jc w:val="both"/>
        <w:rPr>
          <w:rFonts w:ascii="Arial" w:cs="Arial" w:eastAsia="Arial" w:hAnsi="Arial"/>
        </w:rPr>
      </w:pPr>
      <w:bookmarkStart w:colFirst="0" w:colLast="0" w:name="_xz2uvantyjzd" w:id="91"/>
      <w:bookmarkEnd w:id="91"/>
      <w:r w:rsidDel="00000000" w:rsidR="00000000" w:rsidRPr="00000000">
        <w:rPr>
          <w:rFonts w:ascii="Arial" w:cs="Arial" w:eastAsia="Arial" w:hAnsi="Arial"/>
          <w:vertAlign w:val="baseline"/>
          <w:rtl w:val="0"/>
        </w:rPr>
        <w:t xml:space="preserve">If the Contract requires the Employer to supply certain materials or equipment to the Contractor for the execution of the Works, the Employer shall supply such materials or equipment in accordance with the specifications, quantities, schedule, price (if applicable), and other requirements set out in the Contract or agreed by the Parties.</w:t>
      </w:r>
    </w:p>
    <w:p w:rsidR="00000000" w:rsidDel="00000000" w:rsidP="00000000" w:rsidRDefault="00000000" w:rsidRPr="00000000" w14:paraId="000000F0">
      <w:pPr>
        <w:pStyle w:val="Heading3"/>
        <w:numPr>
          <w:ilvl w:val="2"/>
          <w:numId w:val="23"/>
        </w:numPr>
        <w:spacing w:after="120" w:before="120" w:line="276" w:lineRule="auto"/>
        <w:ind w:left="1440" w:hanging="720"/>
        <w:jc w:val="both"/>
        <w:rPr>
          <w:rFonts w:ascii="Arial" w:cs="Arial" w:eastAsia="Arial" w:hAnsi="Arial"/>
        </w:rPr>
      </w:pPr>
      <w:bookmarkStart w:colFirst="0" w:colLast="0" w:name="_s432gwb3q9jf" w:id="92"/>
      <w:bookmarkEnd w:id="92"/>
      <w:r w:rsidDel="00000000" w:rsidR="00000000" w:rsidRPr="00000000">
        <w:rPr>
          <w:rFonts w:ascii="Arial" w:cs="Arial" w:eastAsia="Arial" w:hAnsi="Arial"/>
          <w:vertAlign w:val="baseline"/>
          <w:rtl w:val="0"/>
        </w:rPr>
        <w:t xml:space="preserve">The Contractor shall be responsible for the custody and safekeeping of any materials or equipment provided by the Employer from the time they are taken over by the Contractor until such materials or equipment are returned to the Employer (if applicable). </w:t>
      </w:r>
    </w:p>
    <w:p w:rsidR="00000000" w:rsidDel="00000000" w:rsidP="00000000" w:rsidRDefault="00000000" w:rsidRPr="00000000" w14:paraId="000000F1">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oss7fp1rock" w:id="93"/>
      <w:bookmarkEnd w:id="93"/>
      <w:r w:rsidDel="00000000" w:rsidR="00000000" w:rsidRPr="00000000">
        <w:rPr>
          <w:rFonts w:ascii="Arial" w:cs="Arial" w:eastAsia="Arial" w:hAnsi="Arial"/>
          <w:sz w:val="28"/>
          <w:szCs w:val="28"/>
          <w:vertAlign w:val="baseline"/>
          <w:rtl w:val="0"/>
        </w:rPr>
        <w:t xml:space="preserve">Employer’s Cooperation</w:t>
      </w:r>
    </w:p>
    <w:p w:rsidR="00000000" w:rsidDel="00000000" w:rsidP="00000000" w:rsidRDefault="00000000" w:rsidRPr="00000000" w14:paraId="000000F2">
      <w:pPr>
        <w:spacing w:after="120" w:before="120" w:line="276" w:lineRule="auto"/>
        <w:ind w:left="72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Throughout the performance of the Contract, the Employer undertakes and shall ensure that the Engineer and any personnel or contractors engaged by the Employer also undertake to act properly, diligently, and cooperatively with the Contractor so as to avoid any conduct that may hinder or adversely affect the completion of the Works, the Contractor’s performance under the Contract, or the Contractor’s lawful and legitimate rights and interests in any manner.</w:t>
      </w:r>
    </w:p>
    <w:p w:rsidR="00000000" w:rsidDel="00000000" w:rsidP="00000000" w:rsidRDefault="00000000" w:rsidRPr="00000000" w14:paraId="000000F3">
      <w:pPr>
        <w:pStyle w:val="Heading1"/>
        <w:numPr>
          <w:ilvl w:val="0"/>
          <w:numId w:val="23"/>
        </w:numPr>
        <w:spacing w:after="120" w:before="120" w:line="276" w:lineRule="auto"/>
        <w:ind w:left="720"/>
        <w:jc w:val="both"/>
        <w:rPr>
          <w:rFonts w:ascii="Arial" w:cs="Arial" w:eastAsia="Arial" w:hAnsi="Arial"/>
          <w:sz w:val="28"/>
          <w:szCs w:val="28"/>
        </w:rPr>
      </w:pPr>
      <w:bookmarkStart w:colFirst="0" w:colLast="0" w:name="_s19ge8avyo75" w:id="94"/>
      <w:bookmarkEnd w:id="94"/>
      <w:r w:rsidDel="00000000" w:rsidR="00000000" w:rsidRPr="00000000">
        <w:rPr>
          <w:rFonts w:ascii="Arial" w:cs="Arial" w:eastAsia="Arial" w:hAnsi="Arial"/>
          <w:sz w:val="28"/>
          <w:szCs w:val="28"/>
          <w:vertAlign w:val="baseline"/>
          <w:rtl w:val="0"/>
        </w:rPr>
        <w:t xml:space="preserve">The Engineer </w:t>
      </w:r>
    </w:p>
    <w:p w:rsidR="00000000" w:rsidDel="00000000" w:rsidP="00000000" w:rsidRDefault="00000000" w:rsidRPr="00000000" w14:paraId="000000F4">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vu8kl2rsxhiu" w:id="95"/>
      <w:bookmarkEnd w:id="95"/>
      <w:r w:rsidDel="00000000" w:rsidR="00000000" w:rsidRPr="00000000">
        <w:rPr>
          <w:rFonts w:ascii="Arial" w:cs="Arial" w:eastAsia="Arial" w:hAnsi="Arial"/>
          <w:sz w:val="28"/>
          <w:szCs w:val="28"/>
          <w:vertAlign w:val="baseline"/>
          <w:rtl w:val="0"/>
        </w:rPr>
        <w:t xml:space="preserve">The Engineer is a party appointed by the Employer, or appointed by the owner/investor of the Project, to execute the Engineer’s duties under this Contract. All instructions, approvals, decisions, and communications issued by the Engineer shall be deemed to have been given with the full authority of the Employer or the owner/investor of the Project.</w:t>
      </w:r>
    </w:p>
    <w:p w:rsidR="00000000" w:rsidDel="00000000" w:rsidP="00000000" w:rsidRDefault="00000000" w:rsidRPr="00000000" w14:paraId="000000F5">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uafficcswjhc" w:id="96"/>
      <w:bookmarkEnd w:id="96"/>
      <w:r w:rsidDel="00000000" w:rsidR="00000000" w:rsidRPr="00000000">
        <w:rPr>
          <w:rFonts w:ascii="Arial" w:cs="Arial" w:eastAsia="Arial" w:hAnsi="Arial"/>
          <w:sz w:val="28"/>
          <w:szCs w:val="28"/>
          <w:vertAlign w:val="baseline"/>
          <w:rtl w:val="0"/>
        </w:rPr>
        <w:t xml:space="preserve">The specific details of the Engineer are set out in Annex 1. If Annex 1 does not specify the Engineer’s details, or if the Engineer is replaced by notice from the Employer, this Clause shall cease to apply, and any reference to the Engineer in the Contract shall be deemed to be a reference to the Employer. </w:t>
      </w:r>
    </w:p>
    <w:p w:rsidR="00000000" w:rsidDel="00000000" w:rsidP="00000000" w:rsidRDefault="00000000" w:rsidRPr="00000000" w14:paraId="000000F6">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te8xi5yo5ua7" w:id="97"/>
      <w:bookmarkEnd w:id="97"/>
      <w:r w:rsidDel="00000000" w:rsidR="00000000" w:rsidRPr="00000000">
        <w:rPr>
          <w:rFonts w:ascii="Arial" w:cs="Arial" w:eastAsia="Arial" w:hAnsi="Arial"/>
          <w:sz w:val="28"/>
          <w:szCs w:val="28"/>
          <w:vertAlign w:val="baseline"/>
          <w:rtl w:val="0"/>
        </w:rPr>
        <w:t xml:space="preserve">When performing its duties and powers under the Contract, the Engineer shall, in a timely manner and without undue delay, notify the Contractor (and the Employer) in writing of the Engineer’s authorized personnel. The Contractor shall be entitled to refuse cooperation with any personnel of the Engineer who are not duly authorized.</w:t>
      </w:r>
    </w:p>
    <w:p w:rsidR="00000000" w:rsidDel="00000000" w:rsidP="00000000" w:rsidRDefault="00000000" w:rsidRPr="00000000" w14:paraId="000000F7">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9lua2b60bvyr" w:id="98"/>
      <w:bookmarkEnd w:id="98"/>
      <w:r w:rsidDel="00000000" w:rsidR="00000000" w:rsidRPr="00000000">
        <w:rPr>
          <w:rFonts w:ascii="Arial" w:cs="Arial" w:eastAsia="Arial" w:hAnsi="Arial"/>
          <w:sz w:val="28"/>
          <w:szCs w:val="28"/>
          <w:vertAlign w:val="baseline"/>
          <w:rtl w:val="0"/>
        </w:rPr>
        <w:t xml:space="preserve">The Engineer shall have no authority to amend, modify, or adjust the Contract, nor to waive any obligation taken on behalf of the Employer.</w:t>
      </w:r>
    </w:p>
    <w:p w:rsidR="00000000" w:rsidDel="00000000" w:rsidP="00000000" w:rsidRDefault="00000000" w:rsidRPr="00000000" w14:paraId="000000F8">
      <w:pPr>
        <w:spacing w:after="120" w:before="120" w:line="276"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F9">
      <w:pPr>
        <w:pStyle w:val="Heading1"/>
        <w:numPr>
          <w:ilvl w:val="0"/>
          <w:numId w:val="23"/>
        </w:numPr>
        <w:spacing w:after="120" w:before="120" w:line="276" w:lineRule="auto"/>
        <w:ind w:left="720"/>
        <w:jc w:val="both"/>
        <w:rPr>
          <w:rFonts w:ascii="Arial" w:cs="Arial" w:eastAsia="Arial" w:hAnsi="Arial"/>
          <w:sz w:val="28"/>
          <w:szCs w:val="28"/>
        </w:rPr>
      </w:pPr>
      <w:bookmarkStart w:colFirst="0" w:colLast="0" w:name="_89x978rdqq6t" w:id="99"/>
      <w:bookmarkEnd w:id="99"/>
      <w:r w:rsidDel="00000000" w:rsidR="00000000" w:rsidRPr="00000000">
        <w:rPr>
          <w:rFonts w:ascii="Arial" w:cs="Arial" w:eastAsia="Arial" w:hAnsi="Arial"/>
          <w:sz w:val="28"/>
          <w:szCs w:val="28"/>
          <w:vertAlign w:val="baseline"/>
          <w:rtl w:val="0"/>
        </w:rPr>
        <w:t xml:space="preserve">The Contractor </w:t>
      </w:r>
    </w:p>
    <w:p w:rsidR="00000000" w:rsidDel="00000000" w:rsidP="00000000" w:rsidRDefault="00000000" w:rsidRPr="00000000" w14:paraId="000000FA">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xztthazgljcr" w:id="100"/>
      <w:bookmarkEnd w:id="100"/>
      <w:r w:rsidDel="00000000" w:rsidR="00000000" w:rsidRPr="00000000">
        <w:rPr>
          <w:rFonts w:ascii="Arial" w:cs="Arial" w:eastAsia="Arial" w:hAnsi="Arial"/>
          <w:sz w:val="28"/>
          <w:szCs w:val="28"/>
          <w:vertAlign w:val="baseline"/>
          <w:rtl w:val="0"/>
        </w:rPr>
        <w:t xml:space="preserve">Scope of the Works</w:t>
      </w:r>
    </w:p>
    <w:p w:rsidR="00000000" w:rsidDel="00000000" w:rsidP="00000000" w:rsidRDefault="00000000" w:rsidRPr="00000000" w14:paraId="000000FB">
      <w:pPr>
        <w:pStyle w:val="Heading3"/>
        <w:numPr>
          <w:ilvl w:val="2"/>
          <w:numId w:val="23"/>
        </w:numPr>
        <w:spacing w:after="120" w:before="120" w:line="276" w:lineRule="auto"/>
        <w:ind w:left="1440" w:hanging="720"/>
        <w:jc w:val="both"/>
        <w:rPr>
          <w:rFonts w:ascii="Arial" w:cs="Arial" w:eastAsia="Arial" w:hAnsi="Arial"/>
        </w:rPr>
      </w:pPr>
      <w:bookmarkStart w:colFirst="0" w:colLast="0" w:name="_u7ap9bklhor5" w:id="101"/>
      <w:bookmarkEnd w:id="101"/>
      <w:r w:rsidDel="00000000" w:rsidR="00000000" w:rsidRPr="00000000">
        <w:rPr>
          <w:rFonts w:ascii="Arial" w:cs="Arial" w:eastAsia="Arial" w:hAnsi="Arial"/>
          <w:vertAlign w:val="baseline"/>
          <w:rtl w:val="0"/>
        </w:rPr>
        <w:t xml:space="preserve">The Contractor shall rely on the Product design requirements and the documents provided by the Employer to prepare the complete design, perform the fabrication, and complete installation of the Works as described in Annex 1 attached hereto, in conformity with the Specifications, IFC Drawings or Approval Drawings (as the case may be), and the other Contract Documents. In the event that the Contractor identifies any inconsistencies, deficiencies, or issues in the requirements, the Contractor may notify the Employer for review and clarification.</w:t>
      </w:r>
    </w:p>
    <w:p w:rsidR="00000000" w:rsidDel="00000000" w:rsidP="00000000" w:rsidRDefault="00000000" w:rsidRPr="00000000" w14:paraId="000000FC">
      <w:pPr>
        <w:pStyle w:val="Heading3"/>
        <w:numPr>
          <w:ilvl w:val="2"/>
          <w:numId w:val="23"/>
        </w:numPr>
        <w:spacing w:after="120" w:before="120" w:line="276" w:lineRule="auto"/>
        <w:ind w:left="1440" w:hanging="720"/>
        <w:jc w:val="both"/>
        <w:rPr>
          <w:rFonts w:ascii="Arial" w:cs="Arial" w:eastAsia="Arial" w:hAnsi="Arial"/>
        </w:rPr>
      </w:pPr>
      <w:bookmarkStart w:colFirst="0" w:colLast="0" w:name="_e0i7455c1ie6" w:id="102"/>
      <w:bookmarkEnd w:id="102"/>
      <w:r w:rsidDel="00000000" w:rsidR="00000000" w:rsidRPr="00000000">
        <w:rPr>
          <w:rFonts w:ascii="Arial" w:cs="Arial" w:eastAsia="Arial" w:hAnsi="Arial"/>
          <w:vertAlign w:val="baseline"/>
          <w:rtl w:val="0"/>
        </w:rPr>
        <w:t xml:space="preserve">The Works shall be erected and executed in accordance with the regulations, quality requirements, and technical requirements stipulated in the Contract Documents, and shall comply with all safety, environmental, and other statutory requirements under the applicable laws.</w:t>
      </w:r>
    </w:p>
    <w:p w:rsidR="00000000" w:rsidDel="00000000" w:rsidP="00000000" w:rsidRDefault="00000000" w:rsidRPr="00000000" w14:paraId="000000FD">
      <w:pPr>
        <w:pStyle w:val="Heading3"/>
        <w:numPr>
          <w:ilvl w:val="2"/>
          <w:numId w:val="23"/>
        </w:numPr>
        <w:spacing w:after="120" w:before="120" w:line="276" w:lineRule="auto"/>
        <w:ind w:left="1440" w:hanging="720"/>
        <w:jc w:val="both"/>
        <w:rPr>
          <w:rFonts w:ascii="Arial" w:cs="Arial" w:eastAsia="Arial" w:hAnsi="Arial"/>
        </w:rPr>
      </w:pPr>
      <w:bookmarkStart w:colFirst="0" w:colLast="0" w:name="_as4y0wfuus2v" w:id="103"/>
      <w:bookmarkEnd w:id="103"/>
      <w:r w:rsidDel="00000000" w:rsidR="00000000" w:rsidRPr="00000000">
        <w:rPr>
          <w:rFonts w:ascii="Arial" w:cs="Arial" w:eastAsia="Arial" w:hAnsi="Arial"/>
          <w:vertAlign w:val="baseline"/>
          <w:rtl w:val="0"/>
        </w:rPr>
        <w:t xml:space="preserve">The Works shall be completed and handed over to the Employer under this Contract in a condition that is complete, safe, and suitable for the intended functions and purposes of the Project. </w:t>
      </w:r>
    </w:p>
    <w:p w:rsidR="00000000" w:rsidDel="00000000" w:rsidP="00000000" w:rsidRDefault="00000000" w:rsidRPr="00000000" w14:paraId="000000FE">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mhz4qiioy1vj" w:id="104"/>
      <w:bookmarkEnd w:id="104"/>
      <w:r w:rsidDel="00000000" w:rsidR="00000000" w:rsidRPr="00000000">
        <w:rPr>
          <w:rFonts w:ascii="Arial" w:cs="Arial" w:eastAsia="Arial" w:hAnsi="Arial"/>
          <w:sz w:val="28"/>
          <w:szCs w:val="28"/>
          <w:vertAlign w:val="baseline"/>
          <w:rtl w:val="0"/>
        </w:rPr>
        <w:t xml:space="preserve">Contractor’s Representative</w:t>
      </w:r>
    </w:p>
    <w:p w:rsidR="00000000" w:rsidDel="00000000" w:rsidP="00000000" w:rsidRDefault="00000000" w:rsidRPr="00000000" w14:paraId="000000FF">
      <w:pPr>
        <w:pStyle w:val="Heading3"/>
        <w:numPr>
          <w:ilvl w:val="2"/>
          <w:numId w:val="23"/>
        </w:numPr>
        <w:spacing w:after="120" w:before="120" w:line="276" w:lineRule="auto"/>
        <w:ind w:left="1440" w:hanging="720"/>
        <w:jc w:val="both"/>
        <w:rPr>
          <w:rFonts w:ascii="Arial" w:cs="Arial" w:eastAsia="Arial" w:hAnsi="Arial"/>
        </w:rPr>
      </w:pPr>
      <w:bookmarkStart w:colFirst="0" w:colLast="0" w:name="_4ryzi81s5l0p" w:id="105"/>
      <w:bookmarkEnd w:id="105"/>
      <w:r w:rsidDel="00000000" w:rsidR="00000000" w:rsidRPr="00000000">
        <w:rPr>
          <w:rFonts w:ascii="Arial" w:cs="Arial" w:eastAsia="Arial" w:hAnsi="Arial"/>
          <w:vertAlign w:val="baseline"/>
          <w:rtl w:val="0"/>
        </w:rPr>
        <w:t xml:space="preserve">The Contractor shall appoint the Contractor’s Representative and shall give him/her all authority necessary to act on behalf of the Contractor under the Contract, except to replace the Contractor’s Representative;</w:t>
      </w:r>
    </w:p>
    <w:p w:rsidR="00000000" w:rsidDel="00000000" w:rsidP="00000000" w:rsidRDefault="00000000" w:rsidRPr="00000000" w14:paraId="00000100">
      <w:pPr>
        <w:pStyle w:val="Heading3"/>
        <w:numPr>
          <w:ilvl w:val="2"/>
          <w:numId w:val="23"/>
        </w:numPr>
        <w:spacing w:after="120" w:before="120" w:line="276" w:lineRule="auto"/>
        <w:ind w:left="1440" w:hanging="720"/>
        <w:jc w:val="both"/>
        <w:rPr>
          <w:rFonts w:ascii="Arial" w:cs="Arial" w:eastAsia="Arial" w:hAnsi="Arial"/>
        </w:rPr>
      </w:pPr>
      <w:bookmarkStart w:colFirst="0" w:colLast="0" w:name="_yl0i0sjth1s8" w:id="106"/>
      <w:bookmarkEnd w:id="106"/>
      <w:r w:rsidDel="00000000" w:rsidR="00000000" w:rsidRPr="00000000">
        <w:rPr>
          <w:rFonts w:ascii="Arial" w:cs="Arial" w:eastAsia="Arial" w:hAnsi="Arial"/>
          <w:vertAlign w:val="baseline"/>
          <w:rtl w:val="0"/>
        </w:rPr>
        <w:t xml:space="preserve">When the Contractor replaces the Contractor’s Representative, notice of such replacement, together with the authorization and details of the successor, shall be delivered to the Employer and the Engineer not less than seven [7] days before the replacement becomes effective. </w:t>
      </w:r>
    </w:p>
    <w:p w:rsidR="00000000" w:rsidDel="00000000" w:rsidP="00000000" w:rsidRDefault="00000000" w:rsidRPr="00000000" w14:paraId="00000101">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qcb7vrpdbgw2" w:id="107"/>
      <w:bookmarkEnd w:id="107"/>
      <w:r w:rsidDel="00000000" w:rsidR="00000000" w:rsidRPr="00000000">
        <w:rPr>
          <w:rFonts w:ascii="Arial" w:cs="Arial" w:eastAsia="Arial" w:hAnsi="Arial"/>
          <w:sz w:val="28"/>
          <w:szCs w:val="28"/>
          <w:vertAlign w:val="baseline"/>
          <w:rtl w:val="0"/>
        </w:rPr>
        <w:t xml:space="preserve">Contractor’s Documents</w:t>
      </w:r>
    </w:p>
    <w:p w:rsidR="00000000" w:rsidDel="00000000" w:rsidP="00000000" w:rsidRDefault="00000000" w:rsidRPr="00000000" w14:paraId="00000102">
      <w:pPr>
        <w:pStyle w:val="Heading3"/>
        <w:numPr>
          <w:ilvl w:val="2"/>
          <w:numId w:val="23"/>
        </w:numPr>
        <w:spacing w:after="120" w:before="120" w:line="276" w:lineRule="auto"/>
        <w:ind w:left="1440" w:hanging="720"/>
        <w:jc w:val="both"/>
        <w:rPr>
          <w:rFonts w:ascii="Arial" w:cs="Arial" w:eastAsia="Arial" w:hAnsi="Arial"/>
        </w:rPr>
      </w:pPr>
      <w:bookmarkStart w:colFirst="0" w:colLast="0" w:name="_jr05v25xr2p" w:id="108"/>
      <w:bookmarkEnd w:id="108"/>
      <w:r w:rsidDel="00000000" w:rsidR="00000000" w:rsidRPr="00000000">
        <w:rPr>
          <w:rFonts w:ascii="Arial" w:cs="Arial" w:eastAsia="Arial" w:hAnsi="Arial"/>
          <w:vertAlign w:val="baseline"/>
          <w:rtl w:val="0"/>
        </w:rPr>
        <w:t xml:space="preserve">Contractor’s Documents shall include documents that:</w:t>
      </w:r>
    </w:p>
    <w:p w:rsidR="00000000" w:rsidDel="00000000" w:rsidP="00000000" w:rsidRDefault="00000000" w:rsidRPr="00000000" w14:paraId="0000010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are required to obtain all permits, licenses, authorization, and approvals under the applicable laws for which the Contractor is responsible pursuant to Sub-Clause 1.11;</w:t>
      </w:r>
    </w:p>
    <w:p w:rsidR="00000000" w:rsidDel="00000000" w:rsidP="00000000" w:rsidRDefault="00000000" w:rsidRPr="00000000" w14:paraId="0000010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are prepared and submitted by the Contractor to the Employer and/or the Engineer for review and/or approval during the execution and completion of the Works;</w:t>
      </w:r>
    </w:p>
    <w:p w:rsidR="00000000" w:rsidDel="00000000" w:rsidP="00000000" w:rsidRDefault="00000000" w:rsidRPr="00000000" w14:paraId="0000010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are described in Sub-Clause 4.3.4 and Sub-Clause 4.3.5, if applicable.</w:t>
      </w:r>
    </w:p>
    <w:p w:rsidR="00000000" w:rsidDel="00000000" w:rsidP="00000000" w:rsidRDefault="00000000" w:rsidRPr="00000000" w14:paraId="00000106">
      <w:pPr>
        <w:pStyle w:val="Heading3"/>
        <w:numPr>
          <w:ilvl w:val="2"/>
          <w:numId w:val="23"/>
        </w:numPr>
        <w:spacing w:after="120" w:before="120" w:line="276" w:lineRule="auto"/>
        <w:ind w:left="1440" w:hanging="720"/>
        <w:jc w:val="both"/>
        <w:rPr>
          <w:rFonts w:ascii="Arial" w:cs="Arial" w:eastAsia="Arial" w:hAnsi="Arial"/>
        </w:rPr>
      </w:pPr>
      <w:bookmarkStart w:colFirst="0" w:colLast="0" w:name="_crdxsxdpg0xs" w:id="109"/>
      <w:bookmarkEnd w:id="109"/>
      <w:r w:rsidDel="00000000" w:rsidR="00000000" w:rsidRPr="00000000">
        <w:rPr>
          <w:rFonts w:ascii="Arial" w:cs="Arial" w:eastAsia="Arial" w:hAnsi="Arial"/>
          <w:vertAlign w:val="baseline"/>
          <w:rtl w:val="0"/>
        </w:rPr>
        <w:t xml:space="preserve">Within [7] working days from the date of receipt of any Contractor’s Documents, the Employer or the Engineer shall issue a notice to the Contractor: </w:t>
      </w:r>
    </w:p>
    <w:p w:rsidR="00000000" w:rsidDel="00000000" w:rsidP="00000000" w:rsidRDefault="00000000" w:rsidRPr="00000000" w14:paraId="0000010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confirming the acceptability of the Contractor’s Documents (which may include comments relating to minor issues that do not materially affect the Works); or</w:t>
      </w:r>
    </w:p>
    <w:p w:rsidR="00000000" w:rsidDel="00000000" w:rsidP="00000000" w:rsidRDefault="00000000" w:rsidRPr="00000000" w14:paraId="0000010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bookmarkStart w:colFirst="0" w:colLast="0" w:name="_win7huaro2s4" w:id="110"/>
      <w:bookmarkEnd w:id="110"/>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stating that the Contractor’s Documents (to the extent specified) do not comply with the Contract, together with the reasons and specific requirements for amendment. </w:t>
      </w:r>
    </w:p>
    <w:p w:rsidR="00000000" w:rsidDel="00000000" w:rsidP="00000000" w:rsidRDefault="00000000" w:rsidRPr="00000000" w14:paraId="00000109">
      <w:pPr>
        <w:spacing w:after="120" w:before="120" w:line="276" w:lineRule="auto"/>
        <w:ind w:left="144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Upon receipt of a notice under Sub-Clause 4.3.2(ii), the Contractor shall amend the submitted documents within seven (07) working days from the date of receipt of such notice.</w:t>
      </w:r>
    </w:p>
    <w:p w:rsidR="00000000" w:rsidDel="00000000" w:rsidP="00000000" w:rsidRDefault="00000000" w:rsidRPr="00000000" w14:paraId="0000010A">
      <w:pPr>
        <w:pStyle w:val="Heading3"/>
        <w:numPr>
          <w:ilvl w:val="2"/>
          <w:numId w:val="23"/>
        </w:numPr>
        <w:spacing w:after="120" w:before="120" w:line="276" w:lineRule="auto"/>
        <w:ind w:left="1440" w:hanging="720"/>
        <w:jc w:val="both"/>
        <w:rPr>
          <w:rFonts w:ascii="Arial" w:cs="Arial" w:eastAsia="Arial" w:hAnsi="Arial"/>
        </w:rPr>
      </w:pPr>
      <w:bookmarkStart w:colFirst="0" w:colLast="0" w:name="_6jywdknalwik" w:id="111"/>
      <w:bookmarkEnd w:id="111"/>
      <w:r w:rsidDel="00000000" w:rsidR="00000000" w:rsidRPr="00000000">
        <w:rPr>
          <w:rFonts w:ascii="Arial" w:cs="Arial" w:eastAsia="Arial" w:hAnsi="Arial"/>
          <w:vertAlign w:val="baseline"/>
          <w:rtl w:val="0"/>
        </w:rPr>
        <w:t xml:space="preserve">If the Employer or the Engineer fails to issue a notice within the period prescribed in Sub-Clause 4.3.2, the Employer or the Engineer shall be deemed to have approved such document. If the applicable laws require signing, stamping, or other formal confirmation by the Employer/Engineer, the Employer/Engineer shall cooperate with the Contractor to fulfil such requirements. For the avoidance of doubt, such confirmation does not affect the fact that the document is deemed approved for the purposes of the Contract under this Sub-Clause.</w:t>
      </w:r>
    </w:p>
    <w:p w:rsidR="00000000" w:rsidDel="00000000" w:rsidP="00000000" w:rsidRDefault="00000000" w:rsidRPr="00000000" w14:paraId="0000010B">
      <w:pPr>
        <w:pStyle w:val="Heading3"/>
        <w:numPr>
          <w:ilvl w:val="2"/>
          <w:numId w:val="23"/>
        </w:numPr>
        <w:spacing w:after="120" w:before="120" w:line="276" w:lineRule="auto"/>
        <w:ind w:left="1440" w:hanging="720"/>
        <w:jc w:val="both"/>
        <w:rPr>
          <w:rFonts w:ascii="Arial" w:cs="Arial" w:eastAsia="Arial" w:hAnsi="Arial"/>
        </w:rPr>
      </w:pPr>
      <w:bookmarkStart w:colFirst="0" w:colLast="0" w:name="_itwofy37u2pj" w:id="112"/>
      <w:bookmarkEnd w:id="112"/>
      <w:r w:rsidDel="00000000" w:rsidR="00000000" w:rsidRPr="00000000">
        <w:rPr>
          <w:rFonts w:ascii="Arial" w:cs="Arial" w:eastAsia="Arial" w:hAnsi="Arial"/>
          <w:vertAlign w:val="baseline"/>
          <w:rtl w:val="0"/>
        </w:rPr>
        <w:t xml:space="preserve">As-Built Records</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Contractor shall prepare and keep fully updated a set of As-Built Records for the execution of the Works, clearly showing the accurate locations, dimensions, and as-built details of the parts of the Works executed by the Contractor. The As-Built Records shall include as-built drawings and other quality documentation relating to the manufacture, construction, testing, acceptance, and completion of the Works as described in the Specifications (if any) or as required under the applicable laws. </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Within [28] days from the date the Final Account has been agreed or certified by the Parties, the As-Built Records shall be submitted to the Employer or the Engineer for review and approval. </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Employer or the Engineer shall not impose unreasonable or impracticable requirements concerning the Contractor’s As-Built Records. </w:t>
      </w:r>
    </w:p>
    <w:p w:rsidR="00000000" w:rsidDel="00000000" w:rsidP="00000000" w:rsidRDefault="00000000" w:rsidRPr="00000000" w14:paraId="0000010F">
      <w:pPr>
        <w:pStyle w:val="Heading3"/>
        <w:numPr>
          <w:ilvl w:val="2"/>
          <w:numId w:val="23"/>
        </w:numPr>
        <w:spacing w:after="120" w:before="120" w:line="276" w:lineRule="auto"/>
        <w:ind w:left="1440" w:hanging="720"/>
        <w:jc w:val="both"/>
        <w:rPr>
          <w:rFonts w:ascii="Arial" w:cs="Arial" w:eastAsia="Arial" w:hAnsi="Arial"/>
        </w:rPr>
      </w:pPr>
      <w:bookmarkStart w:colFirst="0" w:colLast="0" w:name="_jchrrc73k79e" w:id="113"/>
      <w:bookmarkEnd w:id="113"/>
      <w:r w:rsidDel="00000000" w:rsidR="00000000" w:rsidRPr="00000000">
        <w:rPr>
          <w:rFonts w:ascii="Arial" w:cs="Arial" w:eastAsia="Arial" w:hAnsi="Arial"/>
          <w:vertAlign w:val="baseline"/>
          <w:rtl w:val="0"/>
        </w:rPr>
        <w:t xml:space="preserve">Operation and Maintenance Manuals</w:t>
      </w:r>
    </w:p>
    <w:p w:rsidR="00000000" w:rsidDel="00000000" w:rsidP="00000000" w:rsidRDefault="00000000" w:rsidRPr="00000000" w14:paraId="00000110">
      <w:pPr>
        <w:spacing w:after="120" w:before="120" w:line="276" w:lineRule="auto"/>
        <w:ind w:left="144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The Operation and Maintenance Manuals shall be provided to the Employer no later than [14] days from the signature of the Taking Over Minutes.</w:t>
      </w:r>
    </w:p>
    <w:p w:rsidR="00000000" w:rsidDel="00000000" w:rsidP="00000000" w:rsidRDefault="00000000" w:rsidRPr="00000000" w14:paraId="00000111">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51vrpyi3rz8t" w:id="114"/>
      <w:bookmarkEnd w:id="114"/>
      <w:r w:rsidDel="00000000" w:rsidR="00000000" w:rsidRPr="00000000">
        <w:rPr>
          <w:rFonts w:ascii="Arial" w:cs="Arial" w:eastAsia="Arial" w:hAnsi="Arial"/>
          <w:sz w:val="28"/>
          <w:szCs w:val="28"/>
          <w:vertAlign w:val="baseline"/>
          <w:rtl w:val="0"/>
        </w:rPr>
        <w:t xml:space="preserve">Contractor’s Personnel</w:t>
      </w:r>
    </w:p>
    <w:p w:rsidR="00000000" w:rsidDel="00000000" w:rsidP="00000000" w:rsidRDefault="00000000" w:rsidRPr="00000000" w14:paraId="00000112">
      <w:pPr>
        <w:pStyle w:val="Heading3"/>
        <w:numPr>
          <w:ilvl w:val="2"/>
          <w:numId w:val="23"/>
        </w:numPr>
        <w:spacing w:after="120" w:before="120" w:line="276" w:lineRule="auto"/>
        <w:ind w:left="1440" w:hanging="720"/>
        <w:jc w:val="both"/>
        <w:rPr>
          <w:rFonts w:ascii="Arial" w:cs="Arial" w:eastAsia="Arial" w:hAnsi="Arial"/>
        </w:rPr>
      </w:pPr>
      <w:bookmarkStart w:colFirst="0" w:colLast="0" w:name="_9t4i2q1i2wp5" w:id="115"/>
      <w:bookmarkEnd w:id="115"/>
      <w:r w:rsidDel="00000000" w:rsidR="00000000" w:rsidRPr="00000000">
        <w:rPr>
          <w:rFonts w:ascii="Arial" w:cs="Arial" w:eastAsia="Arial" w:hAnsi="Arial"/>
          <w:vertAlign w:val="baseline"/>
          <w:rtl w:val="0"/>
        </w:rPr>
        <w:t xml:space="preserve">The Contractor shall assign personnel with appropriate expertise and experience to carry out the Works at the Site, in accordance with the requirements of the Specifications (if any) or the applicable laws. </w:t>
      </w:r>
    </w:p>
    <w:p w:rsidR="00000000" w:rsidDel="00000000" w:rsidP="00000000" w:rsidRDefault="00000000" w:rsidRPr="00000000" w14:paraId="00000113">
      <w:pPr>
        <w:pStyle w:val="Heading3"/>
        <w:numPr>
          <w:ilvl w:val="2"/>
          <w:numId w:val="23"/>
        </w:numPr>
        <w:spacing w:after="120" w:before="120" w:line="276" w:lineRule="auto"/>
        <w:ind w:left="1440" w:hanging="720"/>
        <w:jc w:val="both"/>
        <w:rPr>
          <w:rFonts w:ascii="Arial" w:cs="Arial" w:eastAsia="Arial" w:hAnsi="Arial"/>
        </w:rPr>
      </w:pPr>
      <w:bookmarkStart w:colFirst="0" w:colLast="0" w:name="_4gtog7dkyn3x" w:id="116"/>
      <w:bookmarkEnd w:id="116"/>
      <w:r w:rsidDel="00000000" w:rsidR="00000000" w:rsidRPr="00000000">
        <w:rPr>
          <w:rFonts w:ascii="Arial" w:cs="Arial" w:eastAsia="Arial" w:hAnsi="Arial"/>
          <w:vertAlign w:val="baseline"/>
          <w:rtl w:val="0"/>
        </w:rPr>
        <w:t xml:space="preserve">The Contractor shall take appropriate measures, including assigning dedicated personnel, if necessary, to ensure compliance with health, safety, and environmental (HSE) requirements under the Specifications or the applicable laws (if any), or, where the Specifications and applicable laws are silent, under the Contractor’s internal regulations. </w:t>
      </w:r>
    </w:p>
    <w:p w:rsidR="00000000" w:rsidDel="00000000" w:rsidP="00000000" w:rsidRDefault="00000000" w:rsidRPr="00000000" w14:paraId="00000114">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wpnwe18aq77z" w:id="117"/>
      <w:bookmarkEnd w:id="117"/>
      <w:r w:rsidDel="00000000" w:rsidR="00000000" w:rsidRPr="00000000">
        <w:rPr>
          <w:rFonts w:ascii="Arial" w:cs="Arial" w:eastAsia="Arial" w:hAnsi="Arial"/>
          <w:sz w:val="28"/>
          <w:szCs w:val="28"/>
          <w:vertAlign w:val="baseline"/>
          <w:rtl w:val="0"/>
        </w:rPr>
        <w:t xml:space="preserve">Subcontractors </w:t>
      </w:r>
    </w:p>
    <w:p w:rsidR="00000000" w:rsidDel="00000000" w:rsidP="00000000" w:rsidRDefault="00000000" w:rsidRPr="00000000" w14:paraId="00000115">
      <w:pPr>
        <w:pStyle w:val="Heading3"/>
        <w:numPr>
          <w:ilvl w:val="2"/>
          <w:numId w:val="23"/>
        </w:numPr>
        <w:spacing w:after="120" w:before="120" w:line="276" w:lineRule="auto"/>
        <w:ind w:left="1440" w:hanging="720"/>
        <w:jc w:val="both"/>
        <w:rPr>
          <w:rFonts w:ascii="Arial" w:cs="Arial" w:eastAsia="Arial" w:hAnsi="Arial"/>
        </w:rPr>
      </w:pPr>
      <w:bookmarkStart w:colFirst="0" w:colLast="0" w:name="_grqj6jmzjgl9" w:id="118"/>
      <w:bookmarkEnd w:id="118"/>
      <w:r w:rsidDel="00000000" w:rsidR="00000000" w:rsidRPr="00000000">
        <w:rPr>
          <w:rFonts w:ascii="Arial" w:cs="Arial" w:eastAsia="Arial" w:hAnsi="Arial"/>
          <w:vertAlign w:val="baseline"/>
          <w:rtl w:val="0"/>
        </w:rPr>
        <w:t xml:space="preserve">The Contractor shall be responsible for the work of all subcontractors engaged by the Contractor to perform the Works and shall manage and coordinate all subcontractor activities. The Contractor shall be responsible for any act or omission of any subcontractor and/or their representatives or employees.</w:t>
      </w:r>
    </w:p>
    <w:p w:rsidR="00000000" w:rsidDel="00000000" w:rsidP="00000000" w:rsidRDefault="00000000" w:rsidRPr="00000000" w14:paraId="00000116">
      <w:pPr>
        <w:pStyle w:val="Heading3"/>
        <w:numPr>
          <w:ilvl w:val="2"/>
          <w:numId w:val="23"/>
        </w:numPr>
        <w:spacing w:after="120" w:before="120" w:line="276" w:lineRule="auto"/>
        <w:ind w:left="1440" w:hanging="720"/>
        <w:jc w:val="both"/>
        <w:rPr>
          <w:rFonts w:ascii="Arial" w:cs="Arial" w:eastAsia="Arial" w:hAnsi="Arial"/>
        </w:rPr>
      </w:pPr>
      <w:bookmarkStart w:colFirst="0" w:colLast="0" w:name="_4du3au7s23le" w:id="119"/>
      <w:bookmarkEnd w:id="119"/>
      <w:r w:rsidDel="00000000" w:rsidR="00000000" w:rsidRPr="00000000">
        <w:rPr>
          <w:rFonts w:ascii="Arial" w:cs="Arial" w:eastAsia="Arial" w:hAnsi="Arial"/>
          <w:vertAlign w:val="baseline"/>
          <w:rtl w:val="0"/>
        </w:rPr>
        <w:t xml:space="preserve">Upon the Employer’s request, the Contractor shall provide the Employer with information regarding any subcontractor. </w:t>
      </w:r>
    </w:p>
    <w:p w:rsidR="00000000" w:rsidDel="00000000" w:rsidP="00000000" w:rsidRDefault="00000000" w:rsidRPr="00000000" w14:paraId="00000117">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oycu6odkec0o" w:id="120"/>
      <w:bookmarkEnd w:id="120"/>
      <w:r w:rsidDel="00000000" w:rsidR="00000000" w:rsidRPr="00000000">
        <w:rPr>
          <w:rFonts w:ascii="Arial" w:cs="Arial" w:eastAsia="Arial" w:hAnsi="Arial"/>
          <w:sz w:val="28"/>
          <w:szCs w:val="28"/>
          <w:vertAlign w:val="baseline"/>
          <w:rtl w:val="0"/>
        </w:rPr>
        <w:t xml:space="preserve">Unforeseeable Physical Conditions</w:t>
      </w:r>
    </w:p>
    <w:p w:rsidR="00000000" w:rsidDel="00000000" w:rsidP="00000000" w:rsidRDefault="00000000" w:rsidRPr="00000000" w14:paraId="00000118">
      <w:pPr>
        <w:pStyle w:val="Heading3"/>
        <w:numPr>
          <w:ilvl w:val="2"/>
          <w:numId w:val="23"/>
        </w:numPr>
        <w:spacing w:after="120" w:before="120" w:line="276" w:lineRule="auto"/>
        <w:ind w:left="1440" w:hanging="720"/>
        <w:jc w:val="both"/>
        <w:rPr>
          <w:rFonts w:ascii="Arial" w:cs="Arial" w:eastAsia="Arial" w:hAnsi="Arial"/>
        </w:rPr>
      </w:pPr>
      <w:bookmarkStart w:colFirst="0" w:colLast="0" w:name="_gbrftk9nalh5" w:id="121"/>
      <w:bookmarkEnd w:id="121"/>
      <w:r w:rsidDel="00000000" w:rsidR="00000000" w:rsidRPr="00000000">
        <w:rPr>
          <w:rFonts w:ascii="Arial" w:cs="Arial" w:eastAsia="Arial" w:hAnsi="Arial"/>
          <w:vertAlign w:val="baseline"/>
          <w:rtl w:val="0"/>
        </w:rPr>
        <w:t xml:space="preserve">In this Sub-Clause, “physical conditions” means natural physical conditions and physical obstructions (natural or man-made) and pollutants, which the Contractor encounters at the Site during execution of the Works, including sub-surface and hydrological conditions but excluding climatic conditions at the Site and the effects of those climatic conditions. </w:t>
      </w:r>
    </w:p>
    <w:p w:rsidR="00000000" w:rsidDel="00000000" w:rsidP="00000000" w:rsidRDefault="00000000" w:rsidRPr="00000000" w14:paraId="00000119">
      <w:pPr>
        <w:pStyle w:val="Heading3"/>
        <w:numPr>
          <w:ilvl w:val="2"/>
          <w:numId w:val="23"/>
        </w:numPr>
        <w:spacing w:after="120" w:before="120" w:line="276" w:lineRule="auto"/>
        <w:ind w:left="1440" w:hanging="720"/>
        <w:jc w:val="both"/>
        <w:rPr>
          <w:rFonts w:ascii="Arial" w:cs="Arial" w:eastAsia="Arial" w:hAnsi="Arial"/>
        </w:rPr>
      </w:pPr>
      <w:bookmarkStart w:colFirst="0" w:colLast="0" w:name="_u5lglelpqrrl" w:id="122"/>
      <w:bookmarkEnd w:id="122"/>
      <w:r w:rsidDel="00000000" w:rsidR="00000000" w:rsidRPr="00000000">
        <w:rPr>
          <w:rFonts w:ascii="Arial" w:cs="Arial" w:eastAsia="Arial" w:hAnsi="Arial"/>
          <w:vertAlign w:val="baseline"/>
          <w:rtl w:val="0"/>
        </w:rPr>
        <w:t xml:space="preserve">If the Contractor encounters unforeseeable physical conditions during the execution of the Works, the Contractor shall notify the Employer or the Engineer within a reasonable period, describing the impact of such conditions on the Contractor’s performance of the Works.</w:t>
      </w:r>
    </w:p>
    <w:p w:rsidR="00000000" w:rsidDel="00000000" w:rsidP="00000000" w:rsidRDefault="00000000" w:rsidRPr="00000000" w14:paraId="0000011A">
      <w:pPr>
        <w:pStyle w:val="Heading3"/>
        <w:numPr>
          <w:ilvl w:val="2"/>
          <w:numId w:val="23"/>
        </w:numPr>
        <w:spacing w:after="120" w:before="120" w:line="276" w:lineRule="auto"/>
        <w:ind w:left="1440" w:hanging="720"/>
        <w:jc w:val="both"/>
        <w:rPr>
          <w:rFonts w:ascii="Arial" w:cs="Arial" w:eastAsia="Arial" w:hAnsi="Arial"/>
        </w:rPr>
      </w:pPr>
      <w:bookmarkStart w:colFirst="0" w:colLast="0" w:name="_lg58rvam8bbb" w:id="123"/>
      <w:bookmarkEnd w:id="123"/>
      <w:r w:rsidDel="00000000" w:rsidR="00000000" w:rsidRPr="00000000">
        <w:rPr>
          <w:rFonts w:ascii="Arial" w:cs="Arial" w:eastAsia="Arial" w:hAnsi="Arial"/>
          <w:vertAlign w:val="baseline"/>
          <w:rtl w:val="0"/>
        </w:rPr>
        <w:t xml:space="preserve">Within five (05) days from receipt of the Contractor’s notice, the Employer or the Engineer shall issue appropriate instructions to assist the Contractor in overcoming the obstructions caused by the unforeseeable physical conditions.</w:t>
      </w:r>
    </w:p>
    <w:p w:rsidR="00000000" w:rsidDel="00000000" w:rsidP="00000000" w:rsidRDefault="00000000" w:rsidRPr="00000000" w14:paraId="0000011B">
      <w:pPr>
        <w:pStyle w:val="Heading3"/>
        <w:numPr>
          <w:ilvl w:val="2"/>
          <w:numId w:val="23"/>
        </w:numPr>
        <w:spacing w:after="120" w:before="120" w:line="276" w:lineRule="auto"/>
        <w:ind w:left="1440" w:hanging="720"/>
        <w:jc w:val="both"/>
        <w:rPr>
          <w:rFonts w:ascii="Arial" w:cs="Arial" w:eastAsia="Arial" w:hAnsi="Arial"/>
        </w:rPr>
      </w:pPr>
      <w:bookmarkStart w:colFirst="0" w:colLast="0" w:name="_9d64a24vabqc" w:id="124"/>
      <w:bookmarkEnd w:id="124"/>
      <w:r w:rsidDel="00000000" w:rsidR="00000000" w:rsidRPr="00000000">
        <w:rPr>
          <w:rFonts w:ascii="Arial" w:cs="Arial" w:eastAsia="Arial" w:hAnsi="Arial"/>
          <w:vertAlign w:val="baseline"/>
          <w:rtl w:val="0"/>
        </w:rPr>
        <w:t xml:space="preserve">The Contractor shall be entitled to an extension of the Time for Completion and to payment of costs arising from such unforeseeable physical conditions, including the execution of any Variation Order instructed by the Employer or the Engineer to address and/or overcome such conditions. </w:t>
      </w:r>
    </w:p>
    <w:p w:rsidR="00000000" w:rsidDel="00000000" w:rsidP="00000000" w:rsidRDefault="00000000" w:rsidRPr="00000000" w14:paraId="0000011C">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3gtz3htav17p" w:id="125"/>
      <w:bookmarkEnd w:id="125"/>
      <w:r w:rsidDel="00000000" w:rsidR="00000000" w:rsidRPr="00000000">
        <w:rPr>
          <w:rFonts w:ascii="Arial" w:cs="Arial" w:eastAsia="Arial" w:hAnsi="Arial"/>
          <w:sz w:val="28"/>
          <w:szCs w:val="28"/>
          <w:vertAlign w:val="baseline"/>
          <w:rtl w:val="0"/>
        </w:rPr>
        <w:t xml:space="preserve">Contractor’s plant</w:t>
      </w:r>
    </w:p>
    <w:p w:rsidR="00000000" w:rsidDel="00000000" w:rsidP="00000000" w:rsidRDefault="00000000" w:rsidRPr="00000000" w14:paraId="0000011D">
      <w:pPr>
        <w:pStyle w:val="Heading3"/>
        <w:numPr>
          <w:ilvl w:val="2"/>
          <w:numId w:val="23"/>
        </w:numPr>
        <w:spacing w:after="120" w:before="120" w:line="276" w:lineRule="auto"/>
        <w:ind w:left="1440" w:hanging="720"/>
        <w:jc w:val="both"/>
        <w:rPr>
          <w:rFonts w:ascii="Arial" w:cs="Arial" w:eastAsia="Arial" w:hAnsi="Arial"/>
        </w:rPr>
      </w:pPr>
      <w:bookmarkStart w:colFirst="0" w:colLast="0" w:name="_r33n1r5x0jhq" w:id="126"/>
      <w:bookmarkEnd w:id="126"/>
      <w:r w:rsidDel="00000000" w:rsidR="00000000" w:rsidRPr="00000000">
        <w:rPr>
          <w:rFonts w:ascii="Arial" w:cs="Arial" w:eastAsia="Arial" w:hAnsi="Arial"/>
          <w:vertAlign w:val="baseline"/>
          <w:rtl w:val="0"/>
        </w:rPr>
        <w:t xml:space="preserve">The Contractor shall be responsible for all plant required for the execution and completion of the Works, and shall ensure that such plant, including its operation and maintenance, complies with the requirements of the Specifications and the applicable laws. </w:t>
      </w:r>
    </w:p>
    <w:p w:rsidR="00000000" w:rsidDel="00000000" w:rsidP="00000000" w:rsidRDefault="00000000" w:rsidRPr="00000000" w14:paraId="0000011E">
      <w:pPr>
        <w:pStyle w:val="Heading3"/>
        <w:numPr>
          <w:ilvl w:val="2"/>
          <w:numId w:val="23"/>
        </w:numPr>
        <w:spacing w:after="120" w:before="120" w:line="276" w:lineRule="auto"/>
        <w:ind w:left="1440" w:hanging="720"/>
        <w:jc w:val="both"/>
        <w:rPr>
          <w:rFonts w:ascii="Arial" w:cs="Arial" w:eastAsia="Arial" w:hAnsi="Arial"/>
        </w:rPr>
      </w:pPr>
      <w:bookmarkStart w:colFirst="0" w:colLast="0" w:name="_psjt31b73byy" w:id="127"/>
      <w:bookmarkEnd w:id="127"/>
      <w:r w:rsidDel="00000000" w:rsidR="00000000" w:rsidRPr="00000000">
        <w:rPr>
          <w:rFonts w:ascii="Arial" w:cs="Arial" w:eastAsia="Arial" w:hAnsi="Arial"/>
          <w:vertAlign w:val="baseline"/>
          <w:rtl w:val="0"/>
        </w:rPr>
        <w:t xml:space="preserve">The Contractor’s plant at the Site is the property and exclusive possession of the Contractor. The Employer and the Employer’s other contractors shall not interfere with, use, or otherwise dispose of any of the Contractor’s plants in any manner whatsoever. </w:t>
      </w:r>
    </w:p>
    <w:p w:rsidR="00000000" w:rsidDel="00000000" w:rsidP="00000000" w:rsidRDefault="00000000" w:rsidRPr="00000000" w14:paraId="0000011F">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4yec05or95hg" w:id="128"/>
      <w:bookmarkEnd w:id="128"/>
      <w:r w:rsidDel="00000000" w:rsidR="00000000" w:rsidRPr="00000000">
        <w:rPr>
          <w:rFonts w:ascii="Arial" w:cs="Arial" w:eastAsia="Arial" w:hAnsi="Arial"/>
          <w:sz w:val="28"/>
          <w:szCs w:val="28"/>
          <w:vertAlign w:val="baseline"/>
          <w:rtl w:val="0"/>
        </w:rPr>
        <w:t xml:space="preserve">Temporary Utilities</w:t>
      </w:r>
    </w:p>
    <w:p w:rsidR="00000000" w:rsidDel="00000000" w:rsidP="00000000" w:rsidRDefault="00000000" w:rsidRPr="00000000" w14:paraId="00000120">
      <w:pPr>
        <w:spacing w:after="120" w:before="120" w:line="276" w:lineRule="auto"/>
        <w:ind w:left="72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Unless otherwise agreed by the Parties, the Employer shall be responsible for providing all temporary utilities required for the execution of the Works, including, but not limited to, electricity, gas, telecommunications, water, and other services to the Contractor, provided that the Contractor shall pay the Employer all the related utility bills that arise during the execution of the Works. </w:t>
      </w:r>
    </w:p>
    <w:p w:rsidR="00000000" w:rsidDel="00000000" w:rsidP="00000000" w:rsidRDefault="00000000" w:rsidRPr="00000000" w14:paraId="00000121">
      <w:pPr>
        <w:spacing w:after="120" w:before="120" w:line="276" w:lineRule="auto"/>
        <w:ind w:left="72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2">
      <w:pPr>
        <w:pStyle w:val="Heading1"/>
        <w:numPr>
          <w:ilvl w:val="0"/>
          <w:numId w:val="23"/>
        </w:numPr>
        <w:spacing w:after="120" w:before="120" w:line="276" w:lineRule="auto"/>
        <w:ind w:left="720"/>
        <w:jc w:val="both"/>
        <w:rPr>
          <w:rFonts w:ascii="Arial" w:cs="Arial" w:eastAsia="Arial" w:hAnsi="Arial"/>
          <w:sz w:val="28"/>
          <w:szCs w:val="28"/>
        </w:rPr>
      </w:pPr>
      <w:bookmarkStart w:colFirst="0" w:colLast="0" w:name="_28e5tpxcnn8y" w:id="129"/>
      <w:bookmarkEnd w:id="129"/>
      <w:r w:rsidDel="00000000" w:rsidR="00000000" w:rsidRPr="00000000">
        <w:rPr>
          <w:rFonts w:ascii="Arial" w:cs="Arial" w:eastAsia="Arial" w:hAnsi="Arial"/>
          <w:sz w:val="28"/>
          <w:szCs w:val="28"/>
          <w:vertAlign w:val="baseline"/>
          <w:rtl w:val="0"/>
        </w:rPr>
        <w:t xml:space="preserve">Quality, Materials and Workmanship</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Contractor shall carry out the fabrication, supply, installation, testing, and trial operation, and/or repair the Works under the Contract as follows:</w:t>
      </w:r>
    </w:p>
    <w:p w:rsidR="00000000" w:rsidDel="00000000" w:rsidP="00000000" w:rsidRDefault="00000000" w:rsidRPr="00000000" w14:paraId="00000124">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fl031p962q0e" w:id="130"/>
      <w:bookmarkEnd w:id="130"/>
      <w:r w:rsidDel="00000000" w:rsidR="00000000" w:rsidRPr="00000000">
        <w:rPr>
          <w:rFonts w:ascii="Arial" w:cs="Arial" w:eastAsia="Arial" w:hAnsi="Arial"/>
          <w:sz w:val="28"/>
          <w:szCs w:val="28"/>
          <w:vertAlign w:val="baseline"/>
          <w:rtl w:val="0"/>
        </w:rPr>
        <w:t xml:space="preserve">With appropriate and careful methods and measures, and through workmanship that is proper and consistent with recognized good practice; and </w:t>
      </w:r>
    </w:p>
    <w:p w:rsidR="00000000" w:rsidDel="00000000" w:rsidP="00000000" w:rsidRDefault="00000000" w:rsidRPr="00000000" w14:paraId="00000125">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4cxh15bbpqie" w:id="131"/>
      <w:bookmarkEnd w:id="131"/>
      <w:r w:rsidDel="00000000" w:rsidR="00000000" w:rsidRPr="00000000">
        <w:rPr>
          <w:rFonts w:ascii="Arial" w:cs="Arial" w:eastAsia="Arial" w:hAnsi="Arial"/>
          <w:sz w:val="28"/>
          <w:szCs w:val="28"/>
          <w:vertAlign w:val="baseline"/>
          <w:rtl w:val="0"/>
        </w:rPr>
        <w:t xml:space="preserve">With properly equipped facilities and non-hazardous materials, except as otherwise specified in the Contract; </w:t>
      </w:r>
    </w:p>
    <w:p w:rsidR="00000000" w:rsidDel="00000000" w:rsidP="00000000" w:rsidRDefault="00000000" w:rsidRPr="00000000" w14:paraId="00000126">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w0awvydl7flx" w:id="132"/>
      <w:bookmarkEnd w:id="132"/>
      <w:r w:rsidDel="00000000" w:rsidR="00000000" w:rsidRPr="00000000">
        <w:rPr>
          <w:rFonts w:ascii="Arial" w:cs="Arial" w:eastAsia="Arial" w:hAnsi="Arial"/>
          <w:sz w:val="28"/>
          <w:szCs w:val="28"/>
          <w:vertAlign w:val="baseline"/>
          <w:rtl w:val="0"/>
        </w:rPr>
        <w:t xml:space="preserve">All of the materials, equipment mobilized to the Site that have technical specifications must meet the technical requirements, design standards, and technical instructions of the Specifications, construction regulations, and standards applicable to the Works; </w:t>
      </w:r>
    </w:p>
    <w:p w:rsidR="00000000" w:rsidDel="00000000" w:rsidP="00000000" w:rsidRDefault="00000000" w:rsidRPr="00000000" w14:paraId="00000127">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vdk13ngvw6x5" w:id="133"/>
      <w:bookmarkEnd w:id="133"/>
      <w:r w:rsidDel="00000000" w:rsidR="00000000" w:rsidRPr="00000000">
        <w:rPr>
          <w:rFonts w:ascii="Arial" w:cs="Arial" w:eastAsia="Arial" w:hAnsi="Arial"/>
          <w:sz w:val="28"/>
          <w:szCs w:val="28"/>
          <w:vertAlign w:val="baseline"/>
          <w:rtl w:val="0"/>
        </w:rPr>
        <w:t xml:space="preserve">The Contractor shall submit to the Employer or Engineer the samples of materials for approval prior to their use in or for the Works per the requirements as specified in the Specifications or as agreed by the Parties. Such approval by the Employer or Engineer shall not be unreasonably delayed, which would affect the Contractor’s progress with the Works.</w:t>
      </w:r>
    </w:p>
    <w:p w:rsidR="00000000" w:rsidDel="00000000" w:rsidP="00000000" w:rsidRDefault="00000000" w:rsidRPr="00000000" w14:paraId="00000128">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fgl6qjrkuby1" w:id="134"/>
      <w:bookmarkEnd w:id="134"/>
      <w:r w:rsidDel="00000000" w:rsidR="00000000" w:rsidRPr="00000000">
        <w:rPr>
          <w:rFonts w:ascii="Arial" w:cs="Arial" w:eastAsia="Arial" w:hAnsi="Arial"/>
          <w:sz w:val="28"/>
          <w:szCs w:val="28"/>
          <w:vertAlign w:val="baseline"/>
          <w:rtl w:val="0"/>
        </w:rPr>
        <w:t xml:space="preserve">All of the materials used in the Works shall be tested and appraised in a manner appropriate to the requirements of the Specifications and/or the applicable laws. The Contractor shall submit these tests and appraisal results to the Employer. In the event the Employer requests the Contractor to perform any additional test or appraisal on the materials or equipment, any cost incurred shall be borne by the Employer, unless the test or appraisal results indicate that the materials and equipment do not conform to the Contract.</w:t>
      </w:r>
    </w:p>
    <w:p w:rsidR="00000000" w:rsidDel="00000000" w:rsidP="00000000" w:rsidRDefault="00000000" w:rsidRPr="00000000" w14:paraId="00000129">
      <w:pPr>
        <w:spacing w:after="120" w:before="120" w:line="276"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A">
      <w:pPr>
        <w:pStyle w:val="Heading1"/>
        <w:numPr>
          <w:ilvl w:val="0"/>
          <w:numId w:val="23"/>
        </w:numPr>
        <w:spacing w:after="120" w:before="120" w:line="276" w:lineRule="auto"/>
        <w:ind w:left="720"/>
        <w:jc w:val="both"/>
        <w:rPr>
          <w:rFonts w:ascii="Arial" w:cs="Arial" w:eastAsia="Arial" w:hAnsi="Arial"/>
          <w:sz w:val="28"/>
          <w:szCs w:val="28"/>
        </w:rPr>
      </w:pPr>
      <w:bookmarkStart w:colFirst="0" w:colLast="0" w:name="_vykv9xdk39yy" w:id="135"/>
      <w:bookmarkEnd w:id="135"/>
      <w:r w:rsidDel="00000000" w:rsidR="00000000" w:rsidRPr="00000000">
        <w:rPr>
          <w:rFonts w:ascii="Arial" w:cs="Arial" w:eastAsia="Arial" w:hAnsi="Arial"/>
          <w:sz w:val="28"/>
          <w:szCs w:val="28"/>
          <w:vertAlign w:val="baseline"/>
          <w:rtl w:val="0"/>
        </w:rPr>
        <w:t xml:space="preserve">Time and schedule for the execution of Works</w:t>
      </w:r>
    </w:p>
    <w:p w:rsidR="00000000" w:rsidDel="00000000" w:rsidP="00000000" w:rsidRDefault="00000000" w:rsidRPr="00000000" w14:paraId="0000012B">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sbbl4c4zymn" w:id="136"/>
      <w:bookmarkEnd w:id="136"/>
      <w:r w:rsidDel="00000000" w:rsidR="00000000" w:rsidRPr="00000000">
        <w:rPr>
          <w:rFonts w:ascii="Arial" w:cs="Arial" w:eastAsia="Arial" w:hAnsi="Arial"/>
          <w:sz w:val="28"/>
          <w:szCs w:val="28"/>
          <w:vertAlign w:val="baseline"/>
          <w:rtl w:val="0"/>
        </w:rPr>
        <w:t xml:space="preserve">Commencement Date and Time for Completion</w:t>
      </w:r>
    </w:p>
    <w:p w:rsidR="00000000" w:rsidDel="00000000" w:rsidP="00000000" w:rsidRDefault="00000000" w:rsidRPr="00000000" w14:paraId="0000012C">
      <w:pPr>
        <w:pStyle w:val="Heading3"/>
        <w:numPr>
          <w:ilvl w:val="2"/>
          <w:numId w:val="23"/>
        </w:numPr>
        <w:spacing w:after="120" w:before="120" w:line="276" w:lineRule="auto"/>
        <w:ind w:left="1440" w:hanging="720"/>
        <w:jc w:val="both"/>
        <w:rPr>
          <w:rFonts w:ascii="Arial" w:cs="Arial" w:eastAsia="Arial" w:hAnsi="Arial"/>
        </w:rPr>
      </w:pPr>
      <w:bookmarkStart w:colFirst="0" w:colLast="0" w:name="_58d9a6oi2wo5" w:id="137"/>
      <w:bookmarkEnd w:id="137"/>
      <w:r w:rsidDel="00000000" w:rsidR="00000000" w:rsidRPr="00000000">
        <w:rPr>
          <w:rFonts w:ascii="Arial" w:cs="Arial" w:eastAsia="Arial" w:hAnsi="Arial"/>
          <w:vertAlign w:val="baseline"/>
          <w:rtl w:val="0"/>
        </w:rPr>
        <w:t xml:space="preserve">The Contractor shall commence the execution of the Works from the date on which all of the following conditions are satisfied: </w:t>
      </w:r>
    </w:p>
    <w:p w:rsidR="00000000" w:rsidDel="00000000" w:rsidP="00000000" w:rsidRDefault="00000000" w:rsidRPr="00000000" w14:paraId="0000012D">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Contract has been duly signed; and </w:t>
      </w:r>
    </w:p>
    <w:p w:rsidR="00000000" w:rsidDel="00000000" w:rsidP="00000000" w:rsidRDefault="00000000" w:rsidRPr="00000000" w14:paraId="0000012E">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Contractor has received the Advance Payment; and</w:t>
      </w:r>
    </w:p>
    <w:p w:rsidR="00000000" w:rsidDel="00000000" w:rsidP="00000000" w:rsidRDefault="00000000" w:rsidRPr="00000000" w14:paraId="0000012F">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Employer has handed over the Site access right to the Contractor; and</w:t>
      </w:r>
    </w:p>
    <w:p w:rsidR="00000000" w:rsidDel="00000000" w:rsidP="00000000" w:rsidRDefault="00000000" w:rsidRPr="00000000" w14:paraId="00000130">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Employer has duly signed and returned to the Contractor a full set of IFC Drawings or Approval Drawings (as the case may be) so that the Contractor can proceed with the Works; and</w:t>
      </w:r>
    </w:p>
    <w:p w:rsidR="00000000" w:rsidDel="00000000" w:rsidP="00000000" w:rsidRDefault="00000000" w:rsidRPr="00000000" w14:paraId="00000131">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Contractor has received the Payment Security (if applicable) in accordance with the Contract.</w:t>
      </w:r>
    </w:p>
    <w:p w:rsidR="00000000" w:rsidDel="00000000" w:rsidP="00000000" w:rsidRDefault="00000000" w:rsidRPr="00000000" w14:paraId="00000132">
      <w:pPr>
        <w:spacing w:after="120" w:before="120" w:line="276" w:lineRule="auto"/>
        <w:ind w:left="144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(Hereafter referred to as “</w:t>
      </w:r>
      <w:r w:rsidDel="00000000" w:rsidR="00000000" w:rsidRPr="00000000">
        <w:rPr>
          <w:rFonts w:ascii="Arial" w:cs="Arial" w:eastAsia="Arial" w:hAnsi="Arial"/>
          <w:b w:val="1"/>
          <w:bCs w:val="1"/>
          <w:sz w:val="28"/>
          <w:szCs w:val="28"/>
          <w:rtl w:val="0"/>
        </w:rPr>
        <w:t xml:space="preserve">Commencement Date</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133">
      <w:pPr>
        <w:pStyle w:val="Heading3"/>
        <w:numPr>
          <w:ilvl w:val="2"/>
          <w:numId w:val="23"/>
        </w:numPr>
        <w:spacing w:after="120" w:before="120" w:line="276" w:lineRule="auto"/>
        <w:ind w:left="1440" w:hanging="720"/>
        <w:jc w:val="both"/>
        <w:rPr>
          <w:rFonts w:ascii="Arial" w:cs="Arial" w:eastAsia="Arial" w:hAnsi="Arial"/>
        </w:rPr>
      </w:pPr>
      <w:bookmarkStart w:colFirst="0" w:colLast="0" w:name="_udotw66b1g1l" w:id="138"/>
      <w:bookmarkEnd w:id="138"/>
      <w:r w:rsidDel="00000000" w:rsidR="00000000" w:rsidRPr="00000000">
        <w:rPr>
          <w:rFonts w:ascii="Arial" w:cs="Arial" w:eastAsia="Arial" w:hAnsi="Arial"/>
          <w:vertAlign w:val="baseline"/>
          <w:rtl w:val="0"/>
        </w:rPr>
        <w:t xml:space="preserve">The Parties hereby agree that if the conditions to start the Commencement Date could not be satisfied within [3] months of the Effective Date due to the Employer, the Contractor may terminate this Contract pursuant to Sub-Clause 13.2.1(iii). </w:t>
      </w:r>
    </w:p>
    <w:p w:rsidR="00000000" w:rsidDel="00000000" w:rsidP="00000000" w:rsidRDefault="00000000" w:rsidRPr="00000000" w14:paraId="00000134">
      <w:pPr>
        <w:pStyle w:val="Heading3"/>
        <w:numPr>
          <w:ilvl w:val="2"/>
          <w:numId w:val="23"/>
        </w:numPr>
        <w:spacing w:after="120" w:before="120" w:line="276" w:lineRule="auto"/>
        <w:ind w:left="1440" w:hanging="720"/>
        <w:jc w:val="both"/>
        <w:rPr/>
      </w:pPr>
      <w:bookmarkStart w:colFirst="0" w:colLast="0" w:name="_opxk48m0m02b" w:id="139"/>
      <w:bookmarkEnd w:id="139"/>
      <w:r w:rsidDel="00000000" w:rsidR="00000000" w:rsidRPr="00000000">
        <w:rPr>
          <w:rFonts w:ascii="Arial" w:cs="Arial" w:eastAsia="Arial" w:hAnsi="Arial"/>
          <w:vertAlign w:val="baseline"/>
          <w:rtl w:val="0"/>
        </w:rPr>
        <w:t xml:space="preserve">The Contractor shall construct and complete the Works to satisfy the conditions for Taking Over within the </w:t>
      </w:r>
      <w:r w:rsidDel="00000000" w:rsidR="00000000" w:rsidRPr="00000000">
        <w:rPr>
          <w:rFonts w:ascii="Arial" w:cs="Arial" w:eastAsia="Arial" w:hAnsi="Arial"/>
          <w:b w:val="1"/>
          <w:bCs w:val="1"/>
          <w:vertAlign w:val="baseline"/>
          <w:rtl w:val="0"/>
        </w:rPr>
        <w:t xml:space="preserve">Time for Completion</w:t>
      </w:r>
      <w:r w:rsidDel="00000000" w:rsidR="00000000" w:rsidRPr="00000000">
        <w:rPr>
          <w:rFonts w:ascii="Arial" w:cs="Arial" w:eastAsia="Arial" w:hAnsi="Arial"/>
          <w:vertAlign w:val="baseline"/>
          <w:rtl w:val="0"/>
        </w:rPr>
        <w:t xml:space="preserve"> of Works.</w:t>
      </w:r>
    </w:p>
    <w:p w:rsidR="00000000" w:rsidDel="00000000" w:rsidP="00000000" w:rsidRDefault="00000000" w:rsidRPr="00000000" w14:paraId="00000135">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jyovoumibq06" w:id="140"/>
      <w:bookmarkEnd w:id="140"/>
      <w:r w:rsidDel="00000000" w:rsidR="00000000" w:rsidRPr="00000000">
        <w:rPr>
          <w:rFonts w:ascii="Arial" w:cs="Arial" w:eastAsia="Arial" w:hAnsi="Arial"/>
          <w:sz w:val="28"/>
          <w:szCs w:val="28"/>
          <w:vertAlign w:val="baseline"/>
          <w:rtl w:val="0"/>
        </w:rPr>
        <w:t xml:space="preserve">Construction schedule</w:t>
      </w:r>
    </w:p>
    <w:p w:rsidR="00000000" w:rsidDel="00000000" w:rsidP="00000000" w:rsidRDefault="00000000" w:rsidRPr="00000000" w14:paraId="00000136">
      <w:pPr>
        <w:pStyle w:val="Heading3"/>
        <w:numPr>
          <w:ilvl w:val="2"/>
          <w:numId w:val="23"/>
        </w:numPr>
        <w:spacing w:after="120" w:before="120" w:line="276" w:lineRule="auto"/>
        <w:ind w:left="1440" w:hanging="720"/>
        <w:jc w:val="both"/>
        <w:rPr/>
      </w:pPr>
      <w:bookmarkStart w:colFirst="0" w:colLast="0" w:name="_722lpgbf0xb5" w:id="141"/>
      <w:bookmarkEnd w:id="141"/>
      <w:r w:rsidDel="00000000" w:rsidR="00000000" w:rsidRPr="00000000">
        <w:rPr>
          <w:rFonts w:ascii="Arial" w:cs="Arial" w:eastAsia="Arial" w:hAnsi="Arial"/>
          <w:vertAlign w:val="baseline"/>
          <w:rtl w:val="0"/>
        </w:rPr>
        <w:t xml:space="preserve">Parties agree that the detailed construction schedule shall be compatible with the Time for Completion and provided in a detailed manner by the overall construction schedule (“</w:t>
      </w:r>
      <w:r w:rsidDel="00000000" w:rsidR="00000000" w:rsidRPr="00000000">
        <w:rPr>
          <w:rFonts w:ascii="Arial" w:cs="Arial" w:eastAsia="Arial" w:hAnsi="Arial"/>
          <w:b w:val="1"/>
          <w:bCs w:val="1"/>
          <w:vertAlign w:val="baseline"/>
          <w:rtl w:val="0"/>
        </w:rPr>
        <w:t xml:space="preserve">Master Schedule</w:t>
      </w:r>
      <w:r w:rsidDel="00000000" w:rsidR="00000000" w:rsidRPr="00000000">
        <w:rPr>
          <w:rFonts w:ascii="Arial" w:cs="Arial" w:eastAsia="Arial" w:hAnsi="Arial"/>
          <w:vertAlign w:val="baseline"/>
          <w:rtl w:val="0"/>
        </w:rPr>
        <w:t xml:space="preserve">”) attached to the Contract (if any) or shall be submitted by the Contractor to the Employer within [28] days of the Effective Date.</w:t>
      </w:r>
    </w:p>
    <w:p w:rsidR="00000000" w:rsidDel="00000000" w:rsidP="00000000" w:rsidRDefault="00000000" w:rsidRPr="00000000" w14:paraId="00000137">
      <w:pPr>
        <w:pStyle w:val="Heading3"/>
        <w:numPr>
          <w:ilvl w:val="2"/>
          <w:numId w:val="23"/>
        </w:numPr>
        <w:spacing w:after="120" w:before="120" w:line="276" w:lineRule="auto"/>
        <w:ind w:left="1440" w:hanging="720"/>
        <w:jc w:val="both"/>
        <w:rPr>
          <w:rFonts w:ascii="Arial" w:cs="Arial" w:eastAsia="Arial" w:hAnsi="Arial"/>
        </w:rPr>
      </w:pPr>
      <w:bookmarkStart w:colFirst="0" w:colLast="0" w:name="_eojh4mcaq84o" w:id="142"/>
      <w:bookmarkEnd w:id="142"/>
      <w:r w:rsidDel="00000000" w:rsidR="00000000" w:rsidRPr="00000000">
        <w:rPr>
          <w:rFonts w:ascii="Arial" w:cs="Arial" w:eastAsia="Arial" w:hAnsi="Arial"/>
          <w:vertAlign w:val="baseline"/>
          <w:rtl w:val="0"/>
        </w:rPr>
        <w:t xml:space="preserve">The Master Schedule shall specify in detail the sequence of work to be carried out by the Contractor, the anticipated time for each work, and the specific works or obligations to be performed or coordinated with the Contractor by the Employer and/or the Engineer.</w:t>
      </w:r>
    </w:p>
    <w:p w:rsidR="00000000" w:rsidDel="00000000" w:rsidP="00000000" w:rsidRDefault="00000000" w:rsidRPr="00000000" w14:paraId="00000138">
      <w:pPr>
        <w:pStyle w:val="Heading3"/>
        <w:numPr>
          <w:ilvl w:val="2"/>
          <w:numId w:val="23"/>
        </w:numPr>
        <w:spacing w:after="120" w:before="120" w:line="276" w:lineRule="auto"/>
        <w:ind w:left="1440" w:hanging="720"/>
        <w:jc w:val="both"/>
        <w:rPr>
          <w:rFonts w:ascii="Arial" w:cs="Arial" w:eastAsia="Arial" w:hAnsi="Arial"/>
        </w:rPr>
      </w:pPr>
      <w:bookmarkStart w:colFirst="0" w:colLast="0" w:name="_fjeapho16hew" w:id="143"/>
      <w:bookmarkEnd w:id="143"/>
      <w:r w:rsidDel="00000000" w:rsidR="00000000" w:rsidRPr="00000000">
        <w:rPr>
          <w:rFonts w:ascii="Arial" w:cs="Arial" w:eastAsia="Arial" w:hAnsi="Arial"/>
          <w:vertAlign w:val="baseline"/>
          <w:rtl w:val="0"/>
        </w:rPr>
        <w:t xml:space="preserve">For clarity, the schedule for the execution of specific Sections in the Master Schedule could be adjusted through a written agreement between the Parties. Unless otherwise agreed by the Parties, the Contractor’s failure to comply with a specific milestone in the Master Schedule shall not be considered a breach of Contract.</w:t>
      </w:r>
    </w:p>
    <w:p w:rsidR="00000000" w:rsidDel="00000000" w:rsidP="00000000" w:rsidRDefault="00000000" w:rsidRPr="00000000" w14:paraId="00000139">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pfrsqkfi0hv4" w:id="144"/>
      <w:bookmarkEnd w:id="144"/>
      <w:r w:rsidDel="00000000" w:rsidR="00000000" w:rsidRPr="00000000">
        <w:rPr>
          <w:rFonts w:ascii="Arial" w:cs="Arial" w:eastAsia="Arial" w:hAnsi="Arial"/>
          <w:sz w:val="28"/>
          <w:szCs w:val="28"/>
          <w:vertAlign w:val="baseline"/>
          <w:rtl w:val="0"/>
        </w:rPr>
        <w:t xml:space="preserve">Extension of Time for Completion</w:t>
      </w:r>
    </w:p>
    <w:p w:rsidR="00000000" w:rsidDel="00000000" w:rsidP="00000000" w:rsidRDefault="00000000" w:rsidRPr="00000000" w14:paraId="0000013A">
      <w:pPr>
        <w:pStyle w:val="Heading3"/>
        <w:numPr>
          <w:ilvl w:val="2"/>
          <w:numId w:val="23"/>
        </w:numPr>
        <w:spacing w:after="120" w:before="120" w:line="276" w:lineRule="auto"/>
        <w:ind w:left="1440" w:hanging="720"/>
        <w:jc w:val="both"/>
        <w:rPr>
          <w:rFonts w:ascii="Arial" w:cs="Arial" w:eastAsia="Arial" w:hAnsi="Arial"/>
        </w:rPr>
      </w:pPr>
      <w:bookmarkStart w:colFirst="0" w:colLast="0" w:name="_9x1l8z4sbvjc" w:id="145"/>
      <w:bookmarkEnd w:id="145"/>
      <w:r w:rsidDel="00000000" w:rsidR="00000000" w:rsidRPr="00000000">
        <w:rPr>
          <w:rFonts w:ascii="Arial" w:cs="Arial" w:eastAsia="Arial" w:hAnsi="Arial"/>
          <w:vertAlign w:val="baseline"/>
          <w:rtl w:val="0"/>
        </w:rPr>
        <w:t xml:space="preserve">The Contractor shall be entitled to an extension of the Time for Completion if and to the extent that completion of the Works is or will be delayed by any of the following causes:</w:t>
      </w:r>
    </w:p>
    <w:p w:rsidR="00000000" w:rsidDel="00000000" w:rsidP="00000000" w:rsidRDefault="00000000" w:rsidRPr="00000000" w14:paraId="0000013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implementation of Variations by the Contractor under the Contract;</w:t>
      </w:r>
    </w:p>
    <w:p w:rsidR="00000000" w:rsidDel="00000000" w:rsidP="00000000" w:rsidRDefault="00000000" w:rsidRPr="00000000" w14:paraId="0000013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Employer delays the payment approval or any payment for more than [7] working days past the due date;</w:t>
      </w:r>
    </w:p>
    <w:p w:rsidR="00000000" w:rsidDel="00000000" w:rsidP="00000000" w:rsidRDefault="00000000" w:rsidRPr="00000000" w14:paraId="0000013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suspension of a part of or the entire Works due to a cause not attributable to the Contractor;</w:t>
      </w:r>
    </w:p>
    <w:p w:rsidR="00000000" w:rsidDel="00000000" w:rsidP="00000000" w:rsidRDefault="00000000" w:rsidRPr="00000000" w14:paraId="0000013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Force Majeure Events;</w:t>
      </w:r>
    </w:p>
    <w:p w:rsidR="00000000" w:rsidDel="00000000" w:rsidP="00000000" w:rsidRDefault="00000000" w:rsidRPr="00000000" w14:paraId="0000013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Abnormal changes in weather conditions that even an experienced contractor could not reasonably anticipate;</w:t>
      </w:r>
    </w:p>
    <w:p w:rsidR="00000000" w:rsidDel="00000000" w:rsidP="00000000" w:rsidRDefault="00000000" w:rsidRPr="00000000" w14:paraId="0000014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Unforeseeable shortages in the availability of personnel or materials, equipment caused by epidemic or governmental actions;</w:t>
      </w:r>
    </w:p>
    <w:p w:rsidR="00000000" w:rsidDel="00000000" w:rsidP="00000000" w:rsidRDefault="00000000" w:rsidRPr="00000000" w14:paraId="0000014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Helvetica Neue" w:cs="Helvetica Neue" w:eastAsia="Helvetica Neue" w:hAnsi="Helvetica Neue"/>
          <w:b w:val="0"/>
          <w:bCs w:val="0"/>
          <w:i w:val="0"/>
          <w:iCs w:val="0"/>
          <w:smallCaps w:val="0"/>
          <w:strike w:val="0"/>
          <w:color w:val="000000"/>
          <w:sz w:val="28"/>
          <w:szCs w:val="28"/>
          <w:shd w:fill="auto" w:val="clear"/>
          <w:vertAlign w:val="baseline"/>
        </w:rPr>
      </w:pPr>
      <w:bookmarkStart w:colFirst="0" w:colLast="0" w:name="_d67aguj4o659" w:id="146"/>
      <w:bookmarkEnd w:id="146"/>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Other cases giving rise to the Contractor’s entitlement to an extension of the Time for Completion under the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Conditions of Contract</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or</w:t>
      </w:r>
    </w:p>
    <w:p w:rsidR="00000000" w:rsidDel="00000000" w:rsidP="00000000" w:rsidRDefault="00000000" w:rsidRPr="00000000" w14:paraId="0000014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Any delay, impediment, or prevention caused by the Employer, the Employer’s personnel, or the Employer’s other contractors.</w:t>
      </w:r>
    </w:p>
    <w:p w:rsidR="00000000" w:rsidDel="00000000" w:rsidP="00000000" w:rsidRDefault="00000000" w:rsidRPr="00000000" w14:paraId="00000143">
      <w:pPr>
        <w:pStyle w:val="Heading3"/>
        <w:numPr>
          <w:ilvl w:val="2"/>
          <w:numId w:val="23"/>
        </w:numPr>
        <w:spacing w:after="120" w:before="120" w:line="276" w:lineRule="auto"/>
        <w:ind w:left="1440" w:hanging="720"/>
        <w:jc w:val="both"/>
        <w:rPr>
          <w:rFonts w:ascii="Arial" w:cs="Arial" w:eastAsia="Arial" w:hAnsi="Arial"/>
        </w:rPr>
      </w:pPr>
      <w:bookmarkStart w:colFirst="0" w:colLast="0" w:name="_eos1a8l5x974" w:id="147"/>
      <w:bookmarkEnd w:id="147"/>
      <w:r w:rsidDel="00000000" w:rsidR="00000000" w:rsidRPr="00000000">
        <w:rPr>
          <w:rFonts w:ascii="Arial" w:cs="Arial" w:eastAsia="Arial" w:hAnsi="Arial"/>
          <w:vertAlign w:val="baseline"/>
          <w:rtl w:val="0"/>
        </w:rPr>
        <w:t xml:space="preserve">The Contractor, pursuant to Sub-Clause 17.1, shall give a notice of claim to the Employer/Engineer on the extension of Time for Completion, together with supporting documents. At the same time, the Contractor is also entitled to claim payment for any cost that the Contractor has incurred or will incur due to the extension of Time for Completion.</w:t>
      </w:r>
    </w:p>
    <w:p w:rsidR="00000000" w:rsidDel="00000000" w:rsidP="00000000" w:rsidRDefault="00000000" w:rsidRPr="00000000" w14:paraId="00000144">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jbjk2ov05s9k" w:id="148"/>
      <w:bookmarkEnd w:id="148"/>
      <w:r w:rsidDel="00000000" w:rsidR="00000000" w:rsidRPr="00000000">
        <w:rPr>
          <w:rFonts w:ascii="Arial" w:cs="Arial" w:eastAsia="Arial" w:hAnsi="Arial"/>
          <w:sz w:val="28"/>
          <w:szCs w:val="28"/>
          <w:vertAlign w:val="baseline"/>
          <w:rtl w:val="0"/>
        </w:rPr>
        <w:t xml:space="preserve">Delays caused by the authorities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If:</w:t>
      </w:r>
    </w:p>
    <w:p w:rsidR="00000000" w:rsidDel="00000000" w:rsidP="00000000" w:rsidRDefault="00000000" w:rsidRPr="00000000" w14:paraId="00000146">
      <w:pPr>
        <w:pStyle w:val="Heading3"/>
        <w:numPr>
          <w:ilvl w:val="2"/>
          <w:numId w:val="23"/>
        </w:numPr>
        <w:spacing w:after="120" w:before="120" w:line="276" w:lineRule="auto"/>
        <w:ind w:left="1440" w:hanging="720"/>
        <w:jc w:val="both"/>
        <w:rPr>
          <w:rFonts w:ascii="Arial" w:cs="Arial" w:eastAsia="Arial" w:hAnsi="Arial"/>
        </w:rPr>
      </w:pPr>
      <w:bookmarkStart w:colFirst="0" w:colLast="0" w:name="_1szp97pxa3h" w:id="149"/>
      <w:bookmarkEnd w:id="149"/>
      <w:r w:rsidDel="00000000" w:rsidR="00000000" w:rsidRPr="00000000">
        <w:rPr>
          <w:rFonts w:ascii="Arial" w:cs="Arial" w:eastAsia="Arial" w:hAnsi="Arial"/>
          <w:vertAlign w:val="baseline"/>
          <w:rtl w:val="0"/>
        </w:rPr>
        <w:t xml:space="preserve">The Contractor has diligently followed the procedures laid down by the competent authorities;</w:t>
      </w:r>
    </w:p>
    <w:p w:rsidR="00000000" w:rsidDel="00000000" w:rsidP="00000000" w:rsidRDefault="00000000" w:rsidRPr="00000000" w14:paraId="00000147">
      <w:pPr>
        <w:pStyle w:val="Heading3"/>
        <w:numPr>
          <w:ilvl w:val="2"/>
          <w:numId w:val="23"/>
        </w:numPr>
        <w:spacing w:after="120" w:before="120" w:line="276" w:lineRule="auto"/>
        <w:ind w:left="1440" w:hanging="720"/>
        <w:jc w:val="both"/>
        <w:rPr>
          <w:rFonts w:ascii="Arial" w:cs="Arial" w:eastAsia="Arial" w:hAnsi="Arial"/>
        </w:rPr>
      </w:pPr>
      <w:bookmarkStart w:colFirst="0" w:colLast="0" w:name="_jgbky2tybdac" w:id="150"/>
      <w:bookmarkEnd w:id="150"/>
      <w:r w:rsidDel="00000000" w:rsidR="00000000" w:rsidRPr="00000000">
        <w:rPr>
          <w:rFonts w:ascii="Arial" w:cs="Arial" w:eastAsia="Arial" w:hAnsi="Arial"/>
          <w:vertAlign w:val="baseline"/>
          <w:rtl w:val="0"/>
        </w:rPr>
        <w:t xml:space="preserve">These authorities delay or disrupt the Contractor’s performance of the Works;</w:t>
      </w:r>
    </w:p>
    <w:p w:rsidR="00000000" w:rsidDel="00000000" w:rsidP="00000000" w:rsidRDefault="00000000" w:rsidRPr="00000000" w14:paraId="00000148">
      <w:pPr>
        <w:pStyle w:val="Heading3"/>
        <w:numPr>
          <w:ilvl w:val="2"/>
          <w:numId w:val="23"/>
        </w:numPr>
        <w:spacing w:after="120" w:before="120" w:line="276" w:lineRule="auto"/>
        <w:ind w:left="1440" w:hanging="720"/>
        <w:jc w:val="both"/>
        <w:rPr>
          <w:rFonts w:ascii="Arial" w:cs="Arial" w:eastAsia="Arial" w:hAnsi="Arial"/>
        </w:rPr>
      </w:pPr>
      <w:bookmarkStart w:colFirst="0" w:colLast="0" w:name="_u7978le9vaui" w:id="151"/>
      <w:bookmarkEnd w:id="151"/>
      <w:r w:rsidDel="00000000" w:rsidR="00000000" w:rsidRPr="00000000">
        <w:rPr>
          <w:rFonts w:ascii="Arial" w:cs="Arial" w:eastAsia="Arial" w:hAnsi="Arial"/>
          <w:vertAlign w:val="baseline"/>
          <w:rtl w:val="0"/>
        </w:rPr>
        <w:t xml:space="preserve">The delay or disruption was reasonably unforeseeable;</w:t>
      </w:r>
    </w:p>
    <w:p w:rsidR="00000000" w:rsidDel="00000000" w:rsidP="00000000" w:rsidRDefault="00000000" w:rsidRPr="00000000" w14:paraId="00000149">
      <w:pPr>
        <w:spacing w:after="120" w:before="120" w:line="276" w:lineRule="auto"/>
        <w:ind w:left="72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then this delay or disruption will be considered as a cause of delay under Sub-Clause 6.3.1(vii), and the Contractor is entitled to the payment of any additional cost incurred pursuant to Sub-Clause 6.3.1.</w:t>
      </w:r>
    </w:p>
    <w:p w:rsidR="00000000" w:rsidDel="00000000" w:rsidP="00000000" w:rsidRDefault="00000000" w:rsidRPr="00000000" w14:paraId="0000014A">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f33mazr02drx" w:id="152"/>
      <w:bookmarkEnd w:id="152"/>
      <w:r w:rsidDel="00000000" w:rsidR="00000000" w:rsidRPr="00000000">
        <w:rPr>
          <w:rFonts w:ascii="Arial" w:cs="Arial" w:eastAsia="Arial" w:hAnsi="Arial"/>
          <w:sz w:val="28"/>
          <w:szCs w:val="28"/>
          <w:vertAlign w:val="baseline"/>
          <w:rtl w:val="0"/>
        </w:rPr>
        <w:t xml:space="preserve">Delay damages</w:t>
      </w:r>
    </w:p>
    <w:p w:rsidR="00000000" w:rsidDel="00000000" w:rsidP="00000000" w:rsidRDefault="00000000" w:rsidRPr="00000000" w14:paraId="0000014B">
      <w:pPr>
        <w:pStyle w:val="Heading3"/>
        <w:numPr>
          <w:ilvl w:val="2"/>
          <w:numId w:val="23"/>
        </w:numPr>
        <w:spacing w:after="120" w:before="120" w:line="276" w:lineRule="auto"/>
        <w:ind w:left="1440" w:hanging="720"/>
        <w:jc w:val="both"/>
        <w:rPr>
          <w:rFonts w:ascii="Arial" w:cs="Arial" w:eastAsia="Arial" w:hAnsi="Arial"/>
        </w:rPr>
      </w:pPr>
      <w:bookmarkStart w:colFirst="0" w:colLast="0" w:name="_ece6c8jpexrb" w:id="153"/>
      <w:bookmarkEnd w:id="153"/>
      <w:r w:rsidDel="00000000" w:rsidR="00000000" w:rsidRPr="00000000">
        <w:rPr>
          <w:rFonts w:ascii="Arial" w:cs="Arial" w:eastAsia="Arial" w:hAnsi="Arial"/>
          <w:vertAlign w:val="baseline"/>
          <w:rtl w:val="0"/>
        </w:rPr>
        <w:t xml:space="preserve">If the Contractor fails to complete the Works within the Time for Completion, the Employer is entitled to request the Contractor to make payment for the delay damages, at the value of 0.01% of the Contract Price of the delayed Works or Sections (if applicable) for every day of delay past the Time for Completion. </w:t>
      </w:r>
    </w:p>
    <w:p w:rsidR="00000000" w:rsidDel="00000000" w:rsidP="00000000" w:rsidRDefault="00000000" w:rsidRPr="00000000" w14:paraId="0000014C">
      <w:pPr>
        <w:pStyle w:val="Heading3"/>
        <w:numPr>
          <w:ilvl w:val="2"/>
          <w:numId w:val="23"/>
        </w:numPr>
        <w:spacing w:after="120" w:before="120" w:line="276" w:lineRule="auto"/>
        <w:ind w:left="1440" w:hanging="720"/>
        <w:jc w:val="both"/>
        <w:rPr>
          <w:rFonts w:ascii="Arial" w:cs="Arial" w:eastAsia="Arial" w:hAnsi="Arial"/>
        </w:rPr>
      </w:pPr>
      <w:bookmarkStart w:colFirst="0" w:colLast="0" w:name="_uxhyl8qgx0ze" w:id="154"/>
      <w:bookmarkEnd w:id="154"/>
      <w:r w:rsidDel="00000000" w:rsidR="00000000" w:rsidRPr="00000000">
        <w:rPr>
          <w:rFonts w:ascii="Arial" w:cs="Arial" w:eastAsia="Arial" w:hAnsi="Arial"/>
          <w:vertAlign w:val="baseline"/>
          <w:rtl w:val="0"/>
        </w:rPr>
        <w:t xml:space="preserve">These delay damages shall be considered an amount or a remedy borne by the Contractor before the Employer due to non-compliance with the Time for Completion. These delay damages shall not relieve the Contractor from its obligation to complete the Works, or from any other obligation or responsibility which the Contractor may have under the Contract.</w:t>
      </w:r>
    </w:p>
    <w:p w:rsidR="00000000" w:rsidDel="00000000" w:rsidP="00000000" w:rsidRDefault="00000000" w:rsidRPr="00000000" w14:paraId="0000014D">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xfdb77tqdji3" w:id="155"/>
      <w:bookmarkEnd w:id="155"/>
      <w:r w:rsidDel="00000000" w:rsidR="00000000" w:rsidRPr="00000000">
        <w:rPr>
          <w:rFonts w:ascii="Arial" w:cs="Arial" w:eastAsia="Arial" w:hAnsi="Arial"/>
          <w:sz w:val="28"/>
          <w:szCs w:val="28"/>
          <w:vertAlign w:val="baseline"/>
          <w:rtl w:val="0"/>
        </w:rPr>
        <w:t xml:space="preserve">Suspension of Works by Employer</w:t>
      </w:r>
    </w:p>
    <w:p w:rsidR="00000000" w:rsidDel="00000000" w:rsidP="00000000" w:rsidRDefault="00000000" w:rsidRPr="00000000" w14:paraId="0000014E">
      <w:pPr>
        <w:pStyle w:val="Heading3"/>
        <w:numPr>
          <w:ilvl w:val="2"/>
          <w:numId w:val="23"/>
        </w:numPr>
        <w:spacing w:after="120" w:before="120" w:line="276" w:lineRule="auto"/>
        <w:ind w:left="1440" w:hanging="720"/>
        <w:jc w:val="both"/>
        <w:rPr>
          <w:rFonts w:ascii="Arial" w:cs="Arial" w:eastAsia="Arial" w:hAnsi="Arial"/>
        </w:rPr>
      </w:pPr>
      <w:bookmarkStart w:colFirst="0" w:colLast="0" w:name="_257n4z5blcor" w:id="156"/>
      <w:bookmarkEnd w:id="156"/>
      <w:r w:rsidDel="00000000" w:rsidR="00000000" w:rsidRPr="00000000">
        <w:rPr>
          <w:rFonts w:ascii="Arial" w:cs="Arial" w:eastAsia="Arial" w:hAnsi="Arial"/>
          <w:vertAlign w:val="baseline"/>
          <w:rtl w:val="0"/>
        </w:rPr>
        <w:t xml:space="preserve">The Employer may instruct the Contractor to suspend progress of part or all of the Works. This instruction must be made in writing and specify the cause of suspension and the suspension duration.</w:t>
      </w:r>
    </w:p>
    <w:p w:rsidR="00000000" w:rsidDel="00000000" w:rsidP="00000000" w:rsidRDefault="00000000" w:rsidRPr="00000000" w14:paraId="0000014F">
      <w:pPr>
        <w:pStyle w:val="Heading3"/>
        <w:numPr>
          <w:ilvl w:val="2"/>
          <w:numId w:val="23"/>
        </w:numPr>
        <w:spacing w:after="120" w:before="120" w:line="276" w:lineRule="auto"/>
        <w:ind w:left="1440" w:hanging="720"/>
        <w:jc w:val="both"/>
        <w:rPr>
          <w:rFonts w:ascii="Arial" w:cs="Arial" w:eastAsia="Arial" w:hAnsi="Arial"/>
        </w:rPr>
      </w:pPr>
      <w:bookmarkStart w:colFirst="0" w:colLast="0" w:name="_wk44g6wx9e1j" w:id="157"/>
      <w:bookmarkEnd w:id="157"/>
      <w:r w:rsidDel="00000000" w:rsidR="00000000" w:rsidRPr="00000000">
        <w:rPr>
          <w:rFonts w:ascii="Arial" w:cs="Arial" w:eastAsia="Arial" w:hAnsi="Arial"/>
          <w:vertAlign w:val="baseline"/>
          <w:rtl w:val="0"/>
        </w:rPr>
        <w:t xml:space="preserve">During such suspension, the Contractor shall take necessary actions to protect, store, and secure part or all of the Works (as the case may be) against any deterioration, loss, or damage.</w:t>
      </w:r>
    </w:p>
    <w:p w:rsidR="00000000" w:rsidDel="00000000" w:rsidP="00000000" w:rsidRDefault="00000000" w:rsidRPr="00000000" w14:paraId="00000150">
      <w:pPr>
        <w:pStyle w:val="Heading3"/>
        <w:numPr>
          <w:ilvl w:val="2"/>
          <w:numId w:val="23"/>
        </w:numPr>
        <w:spacing w:after="120" w:before="120" w:line="276" w:lineRule="auto"/>
        <w:ind w:left="1440" w:hanging="720"/>
        <w:jc w:val="both"/>
        <w:rPr>
          <w:rFonts w:ascii="Arial" w:cs="Arial" w:eastAsia="Arial" w:hAnsi="Arial"/>
        </w:rPr>
      </w:pPr>
      <w:bookmarkStart w:colFirst="0" w:colLast="0" w:name="_es3tk3gy1wtr" w:id="158"/>
      <w:bookmarkEnd w:id="158"/>
      <w:r w:rsidDel="00000000" w:rsidR="00000000" w:rsidRPr="00000000">
        <w:rPr>
          <w:rFonts w:ascii="Arial" w:cs="Arial" w:eastAsia="Arial" w:hAnsi="Arial"/>
          <w:vertAlign w:val="baseline"/>
          <w:rtl w:val="0"/>
        </w:rPr>
        <w:t xml:space="preserve">In the event that the Employer can demonstrate that the cause of such suspension is attributable to the Contractor, Sub-Clause 6.7, Sub-Clause 6.8 and Sub-Clause 6.9 shall not apply.</w:t>
      </w:r>
    </w:p>
    <w:p w:rsidR="00000000" w:rsidDel="00000000" w:rsidP="00000000" w:rsidRDefault="00000000" w:rsidRPr="00000000" w14:paraId="00000151">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h9lyzhrj0pj3" w:id="159"/>
      <w:bookmarkEnd w:id="159"/>
      <w:r w:rsidDel="00000000" w:rsidR="00000000" w:rsidRPr="00000000">
        <w:rPr>
          <w:rFonts w:ascii="Arial" w:cs="Arial" w:eastAsia="Arial" w:hAnsi="Arial"/>
          <w:sz w:val="28"/>
          <w:szCs w:val="28"/>
          <w:vertAlign w:val="baseline"/>
          <w:rtl w:val="0"/>
        </w:rPr>
        <w:t xml:space="preserve">Consequences of Suspension</w:t>
      </w:r>
    </w:p>
    <w:p w:rsidR="00000000" w:rsidDel="00000000" w:rsidP="00000000" w:rsidRDefault="00000000" w:rsidRPr="00000000" w14:paraId="00000152">
      <w:pPr>
        <w:spacing w:after="120" w:before="120" w:line="276" w:lineRule="auto"/>
        <w:ind w:left="72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If the Contractor suffers delay and/or incurs cost from complying with the Employer’s instructions under Sub-Clause 6.6 and/or from resuming the work under Sub-Clause 6.9, the Contractor shall be entitled to an extension of the Time for Completion and the Employer’s payment of incurred costs.  </w:t>
      </w:r>
    </w:p>
    <w:p w:rsidR="00000000" w:rsidDel="00000000" w:rsidP="00000000" w:rsidRDefault="00000000" w:rsidRPr="00000000" w14:paraId="00000153">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eatxt2tztsho" w:id="160"/>
      <w:bookmarkEnd w:id="160"/>
      <w:r w:rsidDel="00000000" w:rsidR="00000000" w:rsidRPr="00000000">
        <w:rPr>
          <w:rFonts w:ascii="Arial" w:cs="Arial" w:eastAsia="Arial" w:hAnsi="Arial"/>
          <w:sz w:val="28"/>
          <w:szCs w:val="28"/>
          <w:vertAlign w:val="baseline"/>
          <w:rtl w:val="0"/>
        </w:rPr>
        <w:t xml:space="preserve">Prolonged suspension</w:t>
      </w:r>
    </w:p>
    <w:p w:rsidR="00000000" w:rsidDel="00000000" w:rsidP="00000000" w:rsidRDefault="00000000" w:rsidRPr="00000000" w14:paraId="00000154">
      <w:pPr>
        <w:pStyle w:val="Heading3"/>
        <w:numPr>
          <w:ilvl w:val="2"/>
          <w:numId w:val="23"/>
        </w:numPr>
        <w:spacing w:after="120" w:before="120" w:line="276" w:lineRule="auto"/>
        <w:ind w:left="1440" w:hanging="720"/>
        <w:jc w:val="both"/>
        <w:rPr>
          <w:rFonts w:ascii="Arial" w:cs="Arial" w:eastAsia="Arial" w:hAnsi="Arial"/>
        </w:rPr>
      </w:pPr>
      <w:bookmarkStart w:colFirst="0" w:colLast="0" w:name="_fpdl7od1t3l5" w:id="161"/>
      <w:bookmarkEnd w:id="161"/>
      <w:r w:rsidDel="00000000" w:rsidR="00000000" w:rsidRPr="00000000">
        <w:rPr>
          <w:rFonts w:ascii="Arial" w:cs="Arial" w:eastAsia="Arial" w:hAnsi="Arial"/>
          <w:vertAlign w:val="baseline"/>
          <w:rtl w:val="0"/>
        </w:rPr>
        <w:t xml:space="preserve">If the suspension under Sub-Clause 6.6 has continued for more than [60] consecutive days, the Contractor may, by a notice to the Employer, request permission to proceed. </w:t>
      </w:r>
    </w:p>
    <w:p w:rsidR="00000000" w:rsidDel="00000000" w:rsidP="00000000" w:rsidRDefault="00000000" w:rsidRPr="00000000" w14:paraId="00000155">
      <w:pPr>
        <w:pStyle w:val="Heading3"/>
        <w:numPr>
          <w:ilvl w:val="2"/>
          <w:numId w:val="23"/>
        </w:numPr>
        <w:spacing w:after="120" w:before="120" w:line="276" w:lineRule="auto"/>
        <w:ind w:left="1440" w:hanging="720"/>
        <w:jc w:val="both"/>
        <w:rPr>
          <w:rFonts w:ascii="Arial" w:cs="Arial" w:eastAsia="Arial" w:hAnsi="Arial"/>
        </w:rPr>
      </w:pPr>
      <w:bookmarkStart w:colFirst="0" w:colLast="0" w:name="_dwq17jh4hfdr" w:id="162"/>
      <w:bookmarkEnd w:id="162"/>
      <w:r w:rsidDel="00000000" w:rsidR="00000000" w:rsidRPr="00000000">
        <w:rPr>
          <w:rFonts w:ascii="Arial" w:cs="Arial" w:eastAsia="Arial" w:hAnsi="Arial"/>
          <w:vertAlign w:val="baseline"/>
          <w:rtl w:val="0"/>
        </w:rPr>
        <w:t xml:space="preserve">If the Employer does not give a notice pursuant to Sub-Clause 6.9 within [7] days of the receipt of the Contractor’s notice under Sub-Clause 6.8.1, the Contractor may:</w:t>
      </w:r>
    </w:p>
    <w:p w:rsidR="00000000" w:rsidDel="00000000" w:rsidP="00000000" w:rsidRDefault="00000000" w:rsidRPr="00000000" w14:paraId="000001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agree to the continued suspension, in which case, the Contractor may request an extension of completion and/or payment of additional costs (including losses and damages) pursuant to Sub-Clause 6.7, to the extent the suspension is not caused by Contractor default; or in the event parties could not reach an agreement per this point (i); </w:t>
      </w:r>
    </w:p>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upon giving a notice (the second one) to the Employer, treat the suspension as an omission of the affected part of Works (as if it were instructed under Sub-Clause 10.1), which shall be effective immediately, including the relief from other obligations to protect, store, and secure under Sub-Clause 6.6. If the suspension affects the whole of the Works or more than 50% of the value of the Works based on the Bill of Quantity, the Contractor may give a Contract Termination Notice in accordance with Sub-Clause 13.2.</w:t>
      </w:r>
    </w:p>
    <w:p w:rsidR="00000000" w:rsidDel="00000000" w:rsidP="00000000" w:rsidRDefault="00000000" w:rsidRPr="00000000" w14:paraId="00000158">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a4wuqah8y2a" w:id="163"/>
      <w:bookmarkEnd w:id="163"/>
      <w:r w:rsidDel="00000000" w:rsidR="00000000" w:rsidRPr="00000000">
        <w:rPr>
          <w:rFonts w:ascii="Arial" w:cs="Arial" w:eastAsia="Arial" w:hAnsi="Arial"/>
          <w:sz w:val="28"/>
          <w:szCs w:val="28"/>
          <w:vertAlign w:val="baseline"/>
          <w:rtl w:val="0"/>
        </w:rPr>
        <w:t xml:space="preserve">Resumption of work</w:t>
      </w:r>
    </w:p>
    <w:p w:rsidR="00000000" w:rsidDel="00000000" w:rsidP="00000000" w:rsidRDefault="00000000" w:rsidRPr="00000000" w14:paraId="00000159">
      <w:pPr>
        <w:pStyle w:val="Heading3"/>
        <w:numPr>
          <w:ilvl w:val="2"/>
          <w:numId w:val="23"/>
        </w:numPr>
        <w:spacing w:after="120" w:before="120" w:line="276" w:lineRule="auto"/>
        <w:ind w:left="1440" w:hanging="720"/>
        <w:jc w:val="both"/>
        <w:rPr>
          <w:rFonts w:ascii="Arial" w:cs="Arial" w:eastAsia="Arial" w:hAnsi="Arial"/>
        </w:rPr>
      </w:pPr>
      <w:bookmarkStart w:colFirst="0" w:colLast="0" w:name="_niziaq4eb9r" w:id="164"/>
      <w:bookmarkEnd w:id="164"/>
      <w:r w:rsidDel="00000000" w:rsidR="00000000" w:rsidRPr="00000000">
        <w:rPr>
          <w:rFonts w:ascii="Arial" w:cs="Arial" w:eastAsia="Arial" w:hAnsi="Arial"/>
          <w:vertAlign w:val="baseline"/>
          <w:rtl w:val="0"/>
        </w:rPr>
        <w:t xml:space="preserve">After receiving a notice on the resumption of suspended work from the Employer, the Contractor shall resume the work in a reasonable time, taking into account the necessary conditions for the Contractor’s resumption of work. </w:t>
      </w:r>
    </w:p>
    <w:p w:rsidR="00000000" w:rsidDel="00000000" w:rsidP="00000000" w:rsidRDefault="00000000" w:rsidRPr="00000000" w14:paraId="0000015A">
      <w:pPr>
        <w:pStyle w:val="Heading3"/>
        <w:numPr>
          <w:ilvl w:val="2"/>
          <w:numId w:val="23"/>
        </w:numPr>
        <w:spacing w:after="120" w:before="120" w:line="276" w:lineRule="auto"/>
        <w:ind w:left="1440" w:hanging="720"/>
        <w:jc w:val="both"/>
        <w:rPr>
          <w:rFonts w:ascii="Arial" w:cs="Arial" w:eastAsia="Arial" w:hAnsi="Arial"/>
        </w:rPr>
      </w:pPr>
      <w:bookmarkStart w:colFirst="0" w:colLast="0" w:name="_o8an0jruht5h" w:id="165"/>
      <w:bookmarkEnd w:id="165"/>
      <w:r w:rsidDel="00000000" w:rsidR="00000000" w:rsidRPr="00000000">
        <w:rPr>
          <w:rFonts w:ascii="Arial" w:cs="Arial" w:eastAsia="Arial" w:hAnsi="Arial"/>
          <w:vertAlign w:val="baseline"/>
          <w:rtl w:val="0"/>
        </w:rPr>
        <w:t xml:space="preserve">At the time specified in the notice (if the notice does not specify the time, immediately after the receipt of the notice by the Contractor), the Contractor and the Employer/Engineer shall jointly examine the Site and the work, materials, and equipment affected by the suspension (if any).  The Employer/Engineer shall record any deterioration, loss, damage, or defect of any part that occurs during the suspension and provide the Contractor with a written copy of such records. The Contractor shall promptly make good any deterioration, loss, damage, or defect so that the Works, once completed, conform to the Contract, and any cost incurred shall be borne by the Employer, unless the cause of suspension is attributable to the Contractor.</w:t>
      </w:r>
    </w:p>
    <w:p w:rsidR="00000000" w:rsidDel="00000000" w:rsidP="00000000" w:rsidRDefault="00000000" w:rsidRPr="00000000" w14:paraId="0000015B">
      <w:pPr>
        <w:spacing w:after="120" w:before="120" w:line="276"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5C">
      <w:pPr>
        <w:pStyle w:val="Heading1"/>
        <w:numPr>
          <w:ilvl w:val="0"/>
          <w:numId w:val="23"/>
        </w:numPr>
        <w:spacing w:after="120" w:before="120" w:line="276" w:lineRule="auto"/>
        <w:ind w:left="720"/>
        <w:jc w:val="both"/>
        <w:rPr>
          <w:rFonts w:ascii="Arial" w:cs="Arial" w:eastAsia="Arial" w:hAnsi="Arial"/>
          <w:sz w:val="28"/>
          <w:szCs w:val="28"/>
        </w:rPr>
      </w:pPr>
      <w:bookmarkStart w:colFirst="0" w:colLast="0" w:name="_77ylb77qdrh7" w:id="166"/>
      <w:bookmarkEnd w:id="166"/>
      <w:r w:rsidDel="00000000" w:rsidR="00000000" w:rsidRPr="00000000">
        <w:rPr>
          <w:rFonts w:ascii="Arial" w:cs="Arial" w:eastAsia="Arial" w:hAnsi="Arial"/>
          <w:sz w:val="28"/>
          <w:szCs w:val="28"/>
          <w:vertAlign w:val="baseline"/>
          <w:rtl w:val="0"/>
        </w:rPr>
        <w:t xml:space="preserve">Acceptance and Tests on Completion</w:t>
      </w:r>
    </w:p>
    <w:p w:rsidR="00000000" w:rsidDel="00000000" w:rsidP="00000000" w:rsidRDefault="00000000" w:rsidRPr="00000000" w14:paraId="0000015D">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cuh0k2z2e3sk" w:id="167"/>
      <w:bookmarkEnd w:id="167"/>
      <w:r w:rsidDel="00000000" w:rsidR="00000000" w:rsidRPr="00000000">
        <w:rPr>
          <w:rFonts w:ascii="Arial" w:cs="Arial" w:eastAsia="Arial" w:hAnsi="Arial"/>
          <w:sz w:val="28"/>
          <w:szCs w:val="28"/>
          <w:vertAlign w:val="baseline"/>
          <w:rtl w:val="0"/>
        </w:rPr>
        <w:t xml:space="preserve">Acceptance of materials, equipment, and construction works.</w:t>
      </w:r>
    </w:p>
    <w:p w:rsidR="00000000" w:rsidDel="00000000" w:rsidP="00000000" w:rsidRDefault="00000000" w:rsidRPr="00000000" w14:paraId="0000015E">
      <w:pPr>
        <w:pStyle w:val="Heading3"/>
        <w:numPr>
          <w:ilvl w:val="2"/>
          <w:numId w:val="23"/>
        </w:numPr>
        <w:spacing w:after="120" w:before="120" w:line="276" w:lineRule="auto"/>
        <w:ind w:left="1440" w:hanging="720"/>
        <w:jc w:val="both"/>
        <w:rPr>
          <w:rFonts w:ascii="Arial" w:cs="Arial" w:eastAsia="Arial" w:hAnsi="Arial"/>
        </w:rPr>
      </w:pPr>
      <w:bookmarkStart w:colFirst="0" w:colLast="0" w:name="_sr4noee7d1qu" w:id="168"/>
      <w:bookmarkEnd w:id="168"/>
      <w:r w:rsidDel="00000000" w:rsidR="00000000" w:rsidRPr="00000000">
        <w:rPr>
          <w:rFonts w:ascii="Arial" w:cs="Arial" w:eastAsia="Arial" w:hAnsi="Arial"/>
          <w:vertAlign w:val="baseline"/>
          <w:rtl w:val="0"/>
        </w:rPr>
        <w:t xml:space="preserve">Acceptance basis: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144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For the acceptance of work done volume, Parties shall rely on the IFC Drawings/Approval Drawings, Bill of Quantity, and principles for the calculation of work done volume that are agreed or provided by the applicable laws and other relevant documents (if any).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144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For quality acceptance, Parties shall rely on IFC Drawings or Approval Drawings (as the case may be), Specifications, relevant Contract documents, and provisions of applicable laws.</w:t>
      </w:r>
    </w:p>
    <w:p w:rsidR="00000000" w:rsidDel="00000000" w:rsidP="00000000" w:rsidRDefault="00000000" w:rsidRPr="00000000" w14:paraId="00000161">
      <w:pPr>
        <w:pStyle w:val="Heading3"/>
        <w:numPr>
          <w:ilvl w:val="2"/>
          <w:numId w:val="23"/>
        </w:numPr>
        <w:spacing w:after="120" w:before="120" w:line="276" w:lineRule="auto"/>
        <w:ind w:left="1440" w:hanging="720"/>
        <w:jc w:val="both"/>
        <w:rPr>
          <w:rFonts w:ascii="Arial" w:cs="Arial" w:eastAsia="Arial" w:hAnsi="Arial"/>
        </w:rPr>
      </w:pPr>
      <w:bookmarkStart w:colFirst="0" w:colLast="0" w:name="_82lsuld5upd7" w:id="169"/>
      <w:bookmarkEnd w:id="169"/>
      <w:r w:rsidDel="00000000" w:rsidR="00000000" w:rsidRPr="00000000">
        <w:rPr>
          <w:rFonts w:ascii="Arial" w:cs="Arial" w:eastAsia="Arial" w:hAnsi="Arial"/>
          <w:vertAlign w:val="baseline"/>
          <w:rtl w:val="0"/>
        </w:rPr>
        <w:t xml:space="preserve">Once the materials and equipment are mobilized to the Site, or the construction works are completed, the Contractor shall send an acceptance invitation to the Employer/Engineer to proceed with the acceptance. The Employer/Engineer shall assign appropriate personnel to participate in the acceptance in accordance with the proposed schedule specified in the Contractor’s invitation, or if the Employer/Engineer is unable to participate in the acceptance per the proposed schedule, the Employer/Engineer must promptly notify the Contractor of an alternative schedule for the acceptance, provided such alternative schedule does not affect the progress of the Contractor’s Works. If the Contractor does not receive any response from the Employer/Engineer by the time specified in the acceptance invitation, it shall be deemed that the Employer/Engineer has participated in the acceptance and approved the results of acceptance for the Contractor.</w:t>
      </w:r>
    </w:p>
    <w:p w:rsidR="00000000" w:rsidDel="00000000" w:rsidP="00000000" w:rsidRDefault="00000000" w:rsidRPr="00000000" w14:paraId="00000162">
      <w:pPr>
        <w:pStyle w:val="Heading3"/>
        <w:numPr>
          <w:ilvl w:val="2"/>
          <w:numId w:val="23"/>
        </w:numPr>
        <w:spacing w:after="120" w:before="120" w:line="276" w:lineRule="auto"/>
        <w:ind w:left="1440" w:hanging="720"/>
        <w:jc w:val="both"/>
        <w:rPr>
          <w:rFonts w:ascii="Arial" w:cs="Arial" w:eastAsia="Arial" w:hAnsi="Arial"/>
        </w:rPr>
      </w:pPr>
      <w:bookmarkStart w:colFirst="0" w:colLast="0" w:name="_vgz4s0ccy0v9" w:id="170"/>
      <w:bookmarkEnd w:id="170"/>
      <w:r w:rsidDel="00000000" w:rsidR="00000000" w:rsidRPr="00000000">
        <w:rPr>
          <w:rFonts w:ascii="Arial" w:cs="Arial" w:eastAsia="Arial" w:hAnsi="Arial"/>
          <w:vertAlign w:val="baseline"/>
          <w:rtl w:val="0"/>
        </w:rPr>
        <w:t xml:space="preserve">If the materials, equipment, or construction work involved in the acceptance are deemed appropriate and adequate, Parties shall sign corresponding minutes of acceptance. If the materials, equipment, or construction work are deemed not qualified for acceptance, the Employer/Engineer shall promptly provide the Contractor with a written notice detailing the reasons for the rejection of acceptance and particular remedies that the Contractor must employ.</w:t>
      </w:r>
    </w:p>
    <w:p w:rsidR="00000000" w:rsidDel="00000000" w:rsidP="00000000" w:rsidRDefault="00000000" w:rsidRPr="00000000" w14:paraId="00000163">
      <w:pPr>
        <w:pStyle w:val="Heading3"/>
        <w:numPr>
          <w:ilvl w:val="2"/>
          <w:numId w:val="23"/>
        </w:numPr>
        <w:spacing w:after="120" w:before="120" w:line="276" w:lineRule="auto"/>
        <w:ind w:left="1440" w:hanging="720"/>
        <w:jc w:val="both"/>
        <w:rPr>
          <w:rFonts w:ascii="Arial" w:cs="Arial" w:eastAsia="Arial" w:hAnsi="Arial"/>
        </w:rPr>
      </w:pPr>
      <w:bookmarkStart w:colFirst="0" w:colLast="0" w:name="_ji3ycia6mbhz" w:id="171"/>
      <w:bookmarkEnd w:id="171"/>
      <w:r w:rsidDel="00000000" w:rsidR="00000000" w:rsidRPr="00000000">
        <w:rPr>
          <w:rFonts w:ascii="Arial" w:cs="Arial" w:eastAsia="Arial" w:hAnsi="Arial"/>
          <w:vertAlign w:val="baseline"/>
          <w:rtl w:val="0"/>
        </w:rPr>
        <w:t xml:space="preserve">During the acceptance, the Employer/Engineer might request the Contractor to provide relevant tests or appraisal results as provided in the Specifications and other necessary documents to prove that materials, equipment, or completed construction works are consistent with the Contract.</w:t>
      </w:r>
    </w:p>
    <w:p w:rsidR="00000000" w:rsidDel="00000000" w:rsidP="00000000" w:rsidRDefault="00000000" w:rsidRPr="00000000" w14:paraId="00000164">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supmxx4rwnby" w:id="172"/>
      <w:bookmarkEnd w:id="172"/>
      <w:r w:rsidDel="00000000" w:rsidR="00000000" w:rsidRPr="00000000">
        <w:rPr>
          <w:rFonts w:ascii="Arial" w:cs="Arial" w:eastAsia="Arial" w:hAnsi="Arial"/>
          <w:sz w:val="28"/>
          <w:szCs w:val="28"/>
          <w:vertAlign w:val="baseline"/>
          <w:rtl w:val="0"/>
        </w:rPr>
        <w:t xml:space="preserve">Tests on Completion</w:t>
      </w:r>
    </w:p>
    <w:p w:rsidR="00000000" w:rsidDel="00000000" w:rsidP="00000000" w:rsidRDefault="00000000" w:rsidRPr="00000000" w14:paraId="00000165">
      <w:pPr>
        <w:spacing w:after="120" w:before="120" w:line="276" w:lineRule="auto"/>
        <w:ind w:left="720" w:firstLine="0"/>
        <w:jc w:val="both"/>
        <w:rPr>
          <w:rFonts w:ascii="Arial" w:cs="Arial" w:eastAsia="Arial" w:hAnsi="Arial"/>
          <w:sz w:val="28"/>
          <w:szCs w:val="28"/>
        </w:rPr>
      </w:pPr>
      <w:bookmarkStart w:colFirst="0" w:colLast="0" w:name="_k5gxlboymr9g" w:id="173"/>
      <w:bookmarkEnd w:id="173"/>
      <w:r w:rsidDel="00000000" w:rsidR="00000000" w:rsidRPr="00000000">
        <w:rPr>
          <w:rFonts w:ascii="Arial" w:cs="Arial" w:eastAsia="Arial" w:hAnsi="Arial"/>
          <w:sz w:val="28"/>
          <w:szCs w:val="28"/>
          <w:rtl w:val="0"/>
        </w:rPr>
        <w:t xml:space="preserve">Tests on Completion shall be conducted when the Contractor completes the Works or each Section (if applicable), and the Specifications do provide that Tests on Completion are a separate procedure required for these Works/Sections to be qualified for the Taking Over specified in Clause 8. If the Specifications have no such provision, this Sub-Clause shall not apply, and the Tests on Completion shall be conducted in conjunction with the Taking Over of Works and Sections pursuant to Clause 8.</w:t>
      </w:r>
    </w:p>
    <w:p w:rsidR="00000000" w:rsidDel="00000000" w:rsidP="00000000" w:rsidRDefault="00000000" w:rsidRPr="00000000" w14:paraId="00000166">
      <w:pPr>
        <w:spacing w:after="120" w:before="120" w:line="276"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67">
      <w:pPr>
        <w:pStyle w:val="Heading1"/>
        <w:numPr>
          <w:ilvl w:val="0"/>
          <w:numId w:val="23"/>
        </w:numPr>
        <w:spacing w:after="120" w:before="120" w:line="276" w:lineRule="auto"/>
        <w:ind w:left="720"/>
        <w:jc w:val="both"/>
        <w:rPr>
          <w:rFonts w:ascii="Arial" w:cs="Arial" w:eastAsia="Arial" w:hAnsi="Arial"/>
          <w:sz w:val="28"/>
          <w:szCs w:val="28"/>
        </w:rPr>
      </w:pPr>
      <w:bookmarkStart w:colFirst="0" w:colLast="0" w:name="_9rildlofh9h2" w:id="174"/>
      <w:bookmarkEnd w:id="174"/>
      <w:r w:rsidDel="00000000" w:rsidR="00000000" w:rsidRPr="00000000">
        <w:rPr>
          <w:rFonts w:ascii="Arial" w:cs="Arial" w:eastAsia="Arial" w:hAnsi="Arial"/>
          <w:sz w:val="28"/>
          <w:szCs w:val="28"/>
          <w:vertAlign w:val="baseline"/>
          <w:rtl w:val="0"/>
        </w:rPr>
        <w:t xml:space="preserve">Taking Over of Works or Sections</w:t>
      </w:r>
    </w:p>
    <w:p w:rsidR="00000000" w:rsidDel="00000000" w:rsidP="00000000" w:rsidRDefault="00000000" w:rsidRPr="00000000" w14:paraId="00000168">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6p1z3uid31xz" w:id="175"/>
      <w:bookmarkEnd w:id="175"/>
      <w:r w:rsidDel="00000000" w:rsidR="00000000" w:rsidRPr="00000000">
        <w:rPr>
          <w:rFonts w:ascii="Arial" w:cs="Arial" w:eastAsia="Arial" w:hAnsi="Arial"/>
          <w:sz w:val="28"/>
          <w:szCs w:val="28"/>
          <w:vertAlign w:val="baseline"/>
          <w:rtl w:val="0"/>
        </w:rPr>
        <w:t xml:space="preserve">Conditions for the Taking Over of Works or Sections:</w:t>
      </w:r>
    </w:p>
    <w:p w:rsidR="00000000" w:rsidDel="00000000" w:rsidP="00000000" w:rsidRDefault="00000000" w:rsidRPr="00000000" w14:paraId="00000169">
      <w:pPr>
        <w:pStyle w:val="Heading3"/>
        <w:numPr>
          <w:ilvl w:val="2"/>
          <w:numId w:val="23"/>
        </w:numPr>
        <w:spacing w:after="120" w:before="120" w:line="276" w:lineRule="auto"/>
        <w:ind w:left="1440" w:hanging="720"/>
        <w:jc w:val="both"/>
        <w:rPr>
          <w:rFonts w:ascii="Arial" w:cs="Arial" w:eastAsia="Arial" w:hAnsi="Arial"/>
        </w:rPr>
      </w:pPr>
      <w:bookmarkStart w:colFirst="0" w:colLast="0" w:name="_2enqm77hnb8c" w:id="176"/>
      <w:bookmarkEnd w:id="176"/>
      <w:r w:rsidDel="00000000" w:rsidR="00000000" w:rsidRPr="00000000">
        <w:rPr>
          <w:rFonts w:ascii="Arial" w:cs="Arial" w:eastAsia="Arial" w:hAnsi="Arial"/>
          <w:vertAlign w:val="baseline"/>
          <w:rtl w:val="0"/>
        </w:rPr>
        <w:t xml:space="preserve">The Works/Section have been completed in accordance with the Contract, including the successful completion of the Tests on Completion (if any), except for minor outstanding works or defects which do not materially affect the use or operation of the Works/Section for their intended purpose;</w:t>
      </w:r>
    </w:p>
    <w:p w:rsidR="00000000" w:rsidDel="00000000" w:rsidP="00000000" w:rsidRDefault="00000000" w:rsidRPr="00000000" w14:paraId="0000016A">
      <w:pPr>
        <w:pStyle w:val="Heading3"/>
        <w:numPr>
          <w:ilvl w:val="2"/>
          <w:numId w:val="23"/>
        </w:numPr>
        <w:spacing w:after="120" w:before="120" w:line="276" w:lineRule="auto"/>
        <w:ind w:left="1440" w:hanging="720"/>
        <w:jc w:val="both"/>
        <w:rPr>
          <w:rFonts w:ascii="Arial" w:cs="Arial" w:eastAsia="Arial" w:hAnsi="Arial"/>
        </w:rPr>
      </w:pPr>
      <w:bookmarkStart w:colFirst="0" w:colLast="0" w:name="_pebaze6lxnni" w:id="177"/>
      <w:bookmarkEnd w:id="177"/>
      <w:r w:rsidDel="00000000" w:rsidR="00000000" w:rsidRPr="00000000">
        <w:rPr>
          <w:rFonts w:ascii="Arial" w:cs="Arial" w:eastAsia="Arial" w:hAnsi="Arial"/>
          <w:vertAlign w:val="baseline"/>
          <w:rtl w:val="0"/>
        </w:rPr>
        <w:t xml:space="preserve">The Contractor has submitted to the Employer/Engineer all documents required as conditions precedent to the taking-over of the Works/Section in accordance with the applicable laws.</w:t>
      </w:r>
    </w:p>
    <w:p w:rsidR="00000000" w:rsidDel="00000000" w:rsidP="00000000" w:rsidRDefault="00000000" w:rsidRPr="00000000" w14:paraId="0000016B">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vj5hg8kd7tv8" w:id="178"/>
      <w:bookmarkEnd w:id="178"/>
      <w:r w:rsidDel="00000000" w:rsidR="00000000" w:rsidRPr="00000000">
        <w:rPr>
          <w:rFonts w:ascii="Arial" w:cs="Arial" w:eastAsia="Arial" w:hAnsi="Arial"/>
          <w:sz w:val="28"/>
          <w:szCs w:val="28"/>
          <w:vertAlign w:val="baseline"/>
          <w:rtl w:val="0"/>
        </w:rPr>
        <w:t xml:space="preserve">Procedures for the Taking Over of Works or Sections</w:t>
      </w:r>
    </w:p>
    <w:p w:rsidR="00000000" w:rsidDel="00000000" w:rsidP="00000000" w:rsidRDefault="00000000" w:rsidRPr="00000000" w14:paraId="0000016C">
      <w:pPr>
        <w:pStyle w:val="Heading3"/>
        <w:numPr>
          <w:ilvl w:val="2"/>
          <w:numId w:val="23"/>
        </w:numPr>
        <w:spacing w:after="120" w:before="120" w:line="276" w:lineRule="auto"/>
        <w:ind w:left="1440" w:hanging="720"/>
        <w:jc w:val="both"/>
        <w:rPr>
          <w:rFonts w:ascii="Arial" w:cs="Arial" w:eastAsia="Arial" w:hAnsi="Arial"/>
        </w:rPr>
      </w:pPr>
      <w:bookmarkStart w:colFirst="0" w:colLast="0" w:name="_ayiqycehl78k" w:id="179"/>
      <w:bookmarkEnd w:id="179"/>
      <w:r w:rsidDel="00000000" w:rsidR="00000000" w:rsidRPr="00000000">
        <w:rPr>
          <w:rFonts w:ascii="Arial" w:cs="Arial" w:eastAsia="Arial" w:hAnsi="Arial"/>
          <w:vertAlign w:val="baseline"/>
          <w:rtl w:val="0"/>
        </w:rPr>
        <w:t xml:space="preserve">Once the Contractor finds that the conditions specified in Sub-Clause 8.1 have been satisfied, the Contractor shall send a request for participation in the taking over and signing of the Taking Over Minutes to the Employer;</w:t>
      </w:r>
    </w:p>
    <w:p w:rsidR="00000000" w:rsidDel="00000000" w:rsidP="00000000" w:rsidRDefault="00000000" w:rsidRPr="00000000" w14:paraId="0000016D">
      <w:pPr>
        <w:pStyle w:val="Heading3"/>
        <w:numPr>
          <w:ilvl w:val="2"/>
          <w:numId w:val="23"/>
        </w:numPr>
        <w:spacing w:after="120" w:before="120" w:line="276" w:lineRule="auto"/>
        <w:ind w:left="1440" w:hanging="720"/>
        <w:jc w:val="both"/>
        <w:rPr>
          <w:rFonts w:ascii="Arial" w:cs="Arial" w:eastAsia="Arial" w:hAnsi="Arial"/>
        </w:rPr>
      </w:pPr>
      <w:bookmarkStart w:colFirst="0" w:colLast="0" w:name="_kltfe2ml9m09" w:id="180"/>
      <w:bookmarkEnd w:id="180"/>
      <w:r w:rsidDel="00000000" w:rsidR="00000000" w:rsidRPr="00000000">
        <w:rPr>
          <w:rFonts w:ascii="Arial" w:cs="Arial" w:eastAsia="Arial" w:hAnsi="Arial"/>
          <w:vertAlign w:val="baseline"/>
          <w:rtl w:val="0"/>
        </w:rPr>
        <w:t xml:space="preserve">The Employer, within [7] working days of the receipt of the Contractor’s request, shall:</w:t>
      </w:r>
    </w:p>
    <w:p w:rsidR="00000000" w:rsidDel="00000000" w:rsidP="00000000" w:rsidRDefault="00000000" w:rsidRPr="00000000" w14:paraId="000001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together with the Contractor, sign the Taking Over Minutes for the Contractor, the minutes shall specify the date on which the Works or Sections are completed and taken over by the Employer, as well as any remaining unfinished work or insignificant defect (if any) to be rectified by the Contractor in due time; or</w:t>
      </w:r>
    </w:p>
    <w:p w:rsidR="00000000" w:rsidDel="00000000" w:rsidP="00000000" w:rsidRDefault="00000000" w:rsidRPr="00000000" w14:paraId="000001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refuse to sign the Taking Over Minutes and send to the Contractor a notice specifying works that need to be completed and defects that need to be rectified prior to the signing of the Taking Over Minutes. The Contractor shall complete these works prior to giving any further notice under this Clause.</w:t>
      </w:r>
    </w:p>
    <w:p w:rsidR="00000000" w:rsidDel="00000000" w:rsidP="00000000" w:rsidRDefault="00000000" w:rsidRPr="00000000" w14:paraId="00000170">
      <w:pPr>
        <w:spacing w:after="120" w:before="120" w:line="276" w:lineRule="auto"/>
        <w:ind w:left="144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If the Employer fails to comply with the [7]-day period specified in this Sub-Clause 8.2.2, the Taking Over Minutes for the Works/Sections shall be deemed to have been signed by the Parties on the eighth [8] day.</w:t>
      </w:r>
    </w:p>
    <w:p w:rsidR="00000000" w:rsidDel="00000000" w:rsidP="00000000" w:rsidRDefault="00000000" w:rsidRPr="00000000" w14:paraId="00000171">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gcaaq966298y" w:id="181"/>
      <w:bookmarkEnd w:id="181"/>
      <w:r w:rsidDel="00000000" w:rsidR="00000000" w:rsidRPr="00000000">
        <w:rPr>
          <w:rFonts w:ascii="Arial" w:cs="Arial" w:eastAsia="Arial" w:hAnsi="Arial"/>
          <w:sz w:val="28"/>
          <w:szCs w:val="28"/>
          <w:vertAlign w:val="baseline"/>
          <w:rtl w:val="0"/>
        </w:rPr>
        <w:t xml:space="preserve">The Employer, at its own discretion, might sign Taking Over Minutes with the Contractor for any part of the Works, even if these parts of the Works have yet to meet the conditions specified in Sub-Clause 8.1. The Contractor shall subsequently proceed with the unfinished works or rectify defects relevant to that part of the Works.</w:t>
      </w:r>
    </w:p>
    <w:p w:rsidR="00000000" w:rsidDel="00000000" w:rsidP="00000000" w:rsidRDefault="00000000" w:rsidRPr="00000000" w14:paraId="00000172">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za2ltjeqcimj" w:id="182"/>
      <w:bookmarkEnd w:id="182"/>
      <w:r w:rsidDel="00000000" w:rsidR="00000000" w:rsidRPr="00000000">
        <w:rPr>
          <w:rFonts w:ascii="Arial" w:cs="Arial" w:eastAsia="Arial" w:hAnsi="Arial"/>
          <w:sz w:val="28"/>
          <w:szCs w:val="28"/>
          <w:vertAlign w:val="baseline"/>
          <w:rtl w:val="0"/>
        </w:rPr>
        <w:t xml:space="preserve">If the Parties have yet to proceed with the Taking Over for any part of the Works in accordance with the Contract, and the Employer unilaterally takes possession of, exploit, or puts that part of Works into operation or use for any purposes, that part of Works shall be deemed to have undergone Taking Over by the Employer at the time the Employer first makes use of it.  In this case, the corresponding Taking Over Minutes shall be deemed to have been signed by the Parties on the date the Employer takes possession of the concerned part of the Works, or exploits, puts it into operation, or uses it for any purpose.</w:t>
      </w:r>
    </w:p>
    <w:p w:rsidR="00000000" w:rsidDel="00000000" w:rsidP="00000000" w:rsidRDefault="00000000" w:rsidRPr="00000000" w14:paraId="00000173">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cpdk9nqogemk" w:id="183"/>
      <w:bookmarkEnd w:id="183"/>
      <w:r w:rsidDel="00000000" w:rsidR="00000000" w:rsidRPr="00000000">
        <w:rPr>
          <w:rFonts w:ascii="Arial" w:cs="Arial" w:eastAsia="Arial" w:hAnsi="Arial"/>
          <w:sz w:val="28"/>
          <w:szCs w:val="28"/>
          <w:vertAlign w:val="baseline"/>
          <w:rtl w:val="0"/>
        </w:rPr>
        <w:t xml:space="preserve">State authority-related or third-party-related procedures relevant to the Taking Over</w:t>
      </w:r>
    </w:p>
    <w:p w:rsidR="00000000" w:rsidDel="00000000" w:rsidP="00000000" w:rsidRDefault="00000000" w:rsidRPr="00000000" w14:paraId="00000174">
      <w:pPr>
        <w:pStyle w:val="Heading3"/>
        <w:numPr>
          <w:ilvl w:val="2"/>
          <w:numId w:val="23"/>
        </w:numPr>
        <w:spacing w:after="120" w:before="120" w:line="276" w:lineRule="auto"/>
        <w:ind w:left="1440" w:hanging="720"/>
        <w:jc w:val="both"/>
        <w:rPr>
          <w:rFonts w:ascii="Arial" w:cs="Arial" w:eastAsia="Arial" w:hAnsi="Arial"/>
        </w:rPr>
      </w:pPr>
      <w:bookmarkStart w:colFirst="0" w:colLast="0" w:name="_vc92twcaz4z6" w:id="184"/>
      <w:bookmarkEnd w:id="184"/>
      <w:r w:rsidDel="00000000" w:rsidR="00000000" w:rsidRPr="00000000">
        <w:rPr>
          <w:rFonts w:ascii="Arial" w:cs="Arial" w:eastAsia="Arial" w:hAnsi="Arial"/>
          <w:vertAlign w:val="baseline"/>
          <w:rtl w:val="0"/>
        </w:rPr>
        <w:t xml:space="preserve">Unless otherwise provided by the Contract, the Works implemented by the Contractor shall undergo Taking Over by the Employer based on the standards and procedures for taking over specified in Sub-Clause 8.1. This taking over is independent and shall not be subject to, dependent on, or delayed by any taking over procedures occurring between the Employer and any state authority or third party.</w:t>
      </w:r>
    </w:p>
    <w:p w:rsidR="00000000" w:rsidDel="00000000" w:rsidP="00000000" w:rsidRDefault="00000000" w:rsidRPr="00000000" w14:paraId="00000175">
      <w:pPr>
        <w:pStyle w:val="Heading3"/>
        <w:numPr>
          <w:ilvl w:val="2"/>
          <w:numId w:val="23"/>
        </w:numPr>
        <w:spacing w:after="120" w:before="120" w:line="276" w:lineRule="auto"/>
        <w:ind w:left="1440" w:hanging="720"/>
        <w:jc w:val="both"/>
        <w:rPr>
          <w:rFonts w:ascii="Arial" w:cs="Arial" w:eastAsia="Arial" w:hAnsi="Arial"/>
        </w:rPr>
      </w:pPr>
      <w:bookmarkStart w:colFirst="0" w:colLast="0" w:name="_qc7g5obc0q55" w:id="185"/>
      <w:bookmarkEnd w:id="185"/>
      <w:r w:rsidDel="00000000" w:rsidR="00000000" w:rsidRPr="00000000">
        <w:rPr>
          <w:rFonts w:ascii="Arial" w:cs="Arial" w:eastAsia="Arial" w:hAnsi="Arial"/>
          <w:vertAlign w:val="baseline"/>
          <w:rtl w:val="0"/>
        </w:rPr>
        <w:t xml:space="preserve">The approval or rejection of the usage of Works by the state authorities or third parties shall not affect the rights and obligations of the Parties regarding the taking over, payment, or defect rectification (if any) related to Works that are completed and taken over under the Contract.</w:t>
      </w:r>
    </w:p>
    <w:p w:rsidR="00000000" w:rsidDel="00000000" w:rsidP="00000000" w:rsidRDefault="00000000" w:rsidRPr="00000000" w14:paraId="00000176">
      <w:pPr>
        <w:spacing w:after="120" w:before="120" w:line="276"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77">
      <w:pPr>
        <w:pStyle w:val="Heading1"/>
        <w:numPr>
          <w:ilvl w:val="0"/>
          <w:numId w:val="23"/>
        </w:numPr>
        <w:spacing w:after="120" w:before="120" w:line="276" w:lineRule="auto"/>
        <w:ind w:left="720"/>
        <w:jc w:val="both"/>
        <w:rPr>
          <w:rFonts w:ascii="Arial" w:cs="Arial" w:eastAsia="Arial" w:hAnsi="Arial"/>
          <w:sz w:val="28"/>
          <w:szCs w:val="28"/>
        </w:rPr>
      </w:pPr>
      <w:bookmarkStart w:colFirst="0" w:colLast="0" w:name="_b52mtzlseks" w:id="186"/>
      <w:bookmarkEnd w:id="186"/>
      <w:r w:rsidDel="00000000" w:rsidR="00000000" w:rsidRPr="00000000">
        <w:rPr>
          <w:rFonts w:ascii="Arial" w:cs="Arial" w:eastAsia="Arial" w:hAnsi="Arial"/>
          <w:sz w:val="28"/>
          <w:szCs w:val="28"/>
          <w:vertAlign w:val="baseline"/>
          <w:rtl w:val="0"/>
        </w:rPr>
        <w:t xml:space="preserve">Defect Liability</w:t>
      </w:r>
    </w:p>
    <w:p w:rsidR="00000000" w:rsidDel="00000000" w:rsidP="00000000" w:rsidRDefault="00000000" w:rsidRPr="00000000" w14:paraId="00000178">
      <w:pPr>
        <w:pStyle w:val="Heading2"/>
        <w:numPr>
          <w:ilvl w:val="1"/>
          <w:numId w:val="23"/>
        </w:numPr>
        <w:spacing w:after="120" w:before="120" w:line="276" w:lineRule="auto"/>
        <w:ind w:left="720"/>
        <w:jc w:val="both"/>
        <w:rPr>
          <w:sz w:val="28"/>
          <w:szCs w:val="28"/>
        </w:rPr>
      </w:pPr>
      <w:bookmarkStart w:colFirst="0" w:colLast="0" w:name="_gpzjhr37kkvl" w:id="187"/>
      <w:bookmarkEnd w:id="187"/>
      <w:r w:rsidDel="00000000" w:rsidR="00000000" w:rsidRPr="00000000">
        <w:rPr>
          <w:rFonts w:ascii="Arial" w:cs="Arial" w:eastAsia="Arial" w:hAnsi="Arial"/>
          <w:sz w:val="28"/>
          <w:szCs w:val="28"/>
          <w:vertAlign w:val="baseline"/>
          <w:rtl w:val="0"/>
        </w:rPr>
        <w:t xml:space="preserve">At its own expense, the Contractor shall be liable for the rectification of all damage or defects of the Works that fall under the responsibility of the Contractor pursuant to the Contract within a duration of </w:t>
      </w:r>
      <w:r w:rsidDel="00000000" w:rsidR="00000000" w:rsidRPr="00000000">
        <w:rPr>
          <w:rFonts w:ascii="Arial" w:cs="Arial" w:eastAsia="Arial" w:hAnsi="Arial"/>
          <w:sz w:val="28"/>
          <w:szCs w:val="28"/>
          <w:highlight w:val="yellow"/>
          <w:vertAlign w:val="baseline"/>
          <w:rtl w:val="0"/>
        </w:rPr>
        <w:t xml:space="preserve">[14]</w:t>
      </w:r>
      <w:r w:rsidDel="00000000" w:rsidR="00000000" w:rsidRPr="00000000">
        <w:rPr>
          <w:rFonts w:ascii="Arial" w:cs="Arial" w:eastAsia="Arial" w:hAnsi="Arial"/>
          <w:sz w:val="28"/>
          <w:szCs w:val="28"/>
          <w:vertAlign w:val="baseline"/>
          <w:rtl w:val="0"/>
        </w:rPr>
        <w:t xml:space="preserve"> days from the date on which the Parties sign the Taking Over Minutes for Works or Sections (if any) (“</w:t>
      </w:r>
      <w:r w:rsidDel="00000000" w:rsidR="00000000" w:rsidRPr="00000000">
        <w:rPr>
          <w:rFonts w:ascii="Arial" w:cs="Arial" w:eastAsia="Arial" w:hAnsi="Arial"/>
          <w:b w:val="1"/>
          <w:bCs w:val="1"/>
          <w:sz w:val="28"/>
          <w:szCs w:val="28"/>
          <w:vertAlign w:val="baseline"/>
          <w:rtl w:val="0"/>
        </w:rPr>
        <w:t xml:space="preserve">Defect Notification Period</w:t>
      </w:r>
      <w:r w:rsidDel="00000000" w:rsidR="00000000" w:rsidRPr="00000000">
        <w:rPr>
          <w:rFonts w:ascii="Arial" w:cs="Arial" w:eastAsia="Arial" w:hAnsi="Arial"/>
          <w:sz w:val="28"/>
          <w:szCs w:val="28"/>
          <w:vertAlign w:val="baseline"/>
          <w:rtl w:val="0"/>
        </w:rPr>
        <w:t xml:space="preserve">”).</w:t>
      </w:r>
    </w:p>
    <w:p w:rsidR="00000000" w:rsidDel="00000000" w:rsidP="00000000" w:rsidRDefault="00000000" w:rsidRPr="00000000" w14:paraId="00000179">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jm03aj6calfw" w:id="188"/>
      <w:bookmarkEnd w:id="188"/>
      <w:r w:rsidDel="00000000" w:rsidR="00000000" w:rsidRPr="00000000">
        <w:rPr>
          <w:rFonts w:ascii="Arial" w:cs="Arial" w:eastAsia="Arial" w:hAnsi="Arial"/>
          <w:sz w:val="28"/>
          <w:szCs w:val="28"/>
          <w:vertAlign w:val="baseline"/>
          <w:rtl w:val="0"/>
        </w:rPr>
        <w:t xml:space="preserve">If a maintenance event arises during the Defect Notification Period, within a reasonable time after discovery, the Employer/Engineer must immediately notify the Contractor of such an event so that the Contractor can proceed with the maintenance. The Contractor shall not be liable for any damage or defects that are notified after the expiration of the Defect Notification Period.</w:t>
      </w:r>
    </w:p>
    <w:p w:rsidR="00000000" w:rsidDel="00000000" w:rsidP="00000000" w:rsidRDefault="00000000" w:rsidRPr="00000000" w14:paraId="0000017A">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lqsraoust351" w:id="189"/>
      <w:bookmarkEnd w:id="189"/>
      <w:r w:rsidDel="00000000" w:rsidR="00000000" w:rsidRPr="00000000">
        <w:rPr>
          <w:rFonts w:ascii="Arial" w:cs="Arial" w:eastAsia="Arial" w:hAnsi="Arial"/>
          <w:sz w:val="28"/>
          <w:szCs w:val="28"/>
          <w:vertAlign w:val="baseline"/>
          <w:rtl w:val="0"/>
        </w:rPr>
        <w:t xml:space="preserve">Within [7] days of the receipt of notification from the Employer, the Contractor is obligated to assign technical staff with sufficient experience and qualification to check, determine the cause, and implement a fix or rectification if the issue falls under the Contractor’s maintenance responsibility. If necessary, the Contractor shall submit to the Employer a detailed proposal for the maintenance, which includes the solution, implementation time, and proposal regarding the Contractor’s Site approach for the implementation of maintenance works.</w:t>
      </w:r>
    </w:p>
    <w:p w:rsidR="00000000" w:rsidDel="00000000" w:rsidP="00000000" w:rsidRDefault="00000000" w:rsidRPr="00000000" w14:paraId="0000017B">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4srkmh876mqu" w:id="190"/>
      <w:bookmarkEnd w:id="190"/>
      <w:r w:rsidDel="00000000" w:rsidR="00000000" w:rsidRPr="00000000">
        <w:rPr>
          <w:rFonts w:ascii="Arial" w:cs="Arial" w:eastAsia="Arial" w:hAnsi="Arial"/>
          <w:sz w:val="28"/>
          <w:szCs w:val="28"/>
          <w:vertAlign w:val="baseline"/>
          <w:rtl w:val="0"/>
        </w:rPr>
        <w:t xml:space="preserve">In the event the Contractor fails to rectify the damage or defects during the Defect Notification Period that fall under the Contractor’s responsibility, the Employer is entitled to engage third parties at a reasonable cost to implement corresponding fixes or rectification, and any cost incurred shall be borne by the Contractor, provided that the Employer notifies the Contractor in writing about the cost by the third party and such cost is no greater than the original price provided by the Contractor. However, the Contractor shall not be liable for any work performed by third parties.</w:t>
      </w:r>
    </w:p>
    <w:p w:rsidR="00000000" w:rsidDel="00000000" w:rsidP="00000000" w:rsidRDefault="00000000" w:rsidRPr="00000000" w14:paraId="0000017C">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2g9jqyhm8jc1" w:id="191"/>
      <w:bookmarkEnd w:id="191"/>
      <w:r w:rsidDel="00000000" w:rsidR="00000000" w:rsidRPr="00000000">
        <w:rPr>
          <w:rFonts w:ascii="Arial" w:cs="Arial" w:eastAsia="Arial" w:hAnsi="Arial"/>
          <w:sz w:val="28"/>
          <w:szCs w:val="28"/>
          <w:vertAlign w:val="baseline"/>
          <w:rtl w:val="0"/>
        </w:rPr>
        <w:t xml:space="preserve">Contractor shall not be liable for the rectification of any damage caused by the Employer or third party (such as destruction or misuse of the Works, or non-compliance with the instructions on operation and maintenance), or by Force Majeure Events, or that falls outside of the Contractor’s maintenance responsibility. If the Employer requests the rectification of damage in the above cases, the Contractor shall make a reasonable effort to comply with these requests, provided that the Employer shall pay for these rectification costs as agreed by the Parties prior to the rectification.</w:t>
      </w:r>
    </w:p>
    <w:p w:rsidR="00000000" w:rsidDel="00000000" w:rsidP="00000000" w:rsidRDefault="00000000" w:rsidRPr="00000000" w14:paraId="0000017D">
      <w:pPr>
        <w:spacing w:after="120" w:before="120" w:line="276"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7E">
      <w:pPr>
        <w:pStyle w:val="Heading1"/>
        <w:numPr>
          <w:ilvl w:val="0"/>
          <w:numId w:val="23"/>
        </w:numPr>
        <w:spacing w:after="120" w:before="120" w:line="276" w:lineRule="auto"/>
        <w:ind w:left="720"/>
        <w:jc w:val="both"/>
        <w:rPr>
          <w:rFonts w:ascii="Arial" w:cs="Arial" w:eastAsia="Arial" w:hAnsi="Arial"/>
          <w:sz w:val="28"/>
          <w:szCs w:val="28"/>
        </w:rPr>
      </w:pPr>
      <w:bookmarkStart w:colFirst="0" w:colLast="0" w:name="_f91wl6ma3564" w:id="192"/>
      <w:bookmarkEnd w:id="192"/>
      <w:r w:rsidDel="00000000" w:rsidR="00000000" w:rsidRPr="00000000">
        <w:rPr>
          <w:rFonts w:ascii="Arial" w:cs="Arial" w:eastAsia="Arial" w:hAnsi="Arial"/>
          <w:sz w:val="28"/>
          <w:szCs w:val="28"/>
          <w:vertAlign w:val="baseline"/>
          <w:rtl w:val="0"/>
        </w:rPr>
        <w:t xml:space="preserve">Variations and Adjustment</w:t>
      </w:r>
    </w:p>
    <w:p w:rsidR="00000000" w:rsidDel="00000000" w:rsidP="00000000" w:rsidRDefault="00000000" w:rsidRPr="00000000" w14:paraId="0000017F">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hdtjusreu9kh" w:id="193"/>
      <w:bookmarkEnd w:id="193"/>
      <w:r w:rsidDel="00000000" w:rsidR="00000000" w:rsidRPr="00000000">
        <w:rPr>
          <w:rFonts w:ascii="Arial" w:cs="Arial" w:eastAsia="Arial" w:hAnsi="Arial"/>
          <w:sz w:val="28"/>
          <w:szCs w:val="28"/>
          <w:vertAlign w:val="baseline"/>
          <w:rtl w:val="0"/>
        </w:rPr>
        <w:t xml:space="preserve">Right to vary</w:t>
      </w:r>
    </w:p>
    <w:p w:rsidR="00000000" w:rsidDel="00000000" w:rsidP="00000000" w:rsidRDefault="00000000" w:rsidRPr="00000000" w14:paraId="00000180">
      <w:pPr>
        <w:pStyle w:val="Heading3"/>
        <w:numPr>
          <w:ilvl w:val="2"/>
          <w:numId w:val="23"/>
        </w:numPr>
        <w:spacing w:after="120" w:before="120" w:line="276" w:lineRule="auto"/>
        <w:ind w:left="1440" w:hanging="720"/>
        <w:jc w:val="both"/>
        <w:rPr>
          <w:rFonts w:ascii="Arial" w:cs="Arial" w:eastAsia="Arial" w:hAnsi="Arial"/>
        </w:rPr>
      </w:pPr>
      <w:bookmarkStart w:colFirst="0" w:colLast="0" w:name="_jt8e5ztr5ptc" w:id="194"/>
      <w:bookmarkEnd w:id="194"/>
      <w:r w:rsidDel="00000000" w:rsidR="00000000" w:rsidRPr="00000000">
        <w:rPr>
          <w:rFonts w:ascii="Arial" w:cs="Arial" w:eastAsia="Arial" w:hAnsi="Arial"/>
          <w:vertAlign w:val="baseline"/>
          <w:rtl w:val="0"/>
        </w:rPr>
        <w:t xml:space="preserve">The Engineer and/or the Employer may initiate Variations prior to the signing of the Taking Over Minutes by the Parties by means of instruction to the Contractor.</w:t>
      </w:r>
    </w:p>
    <w:p w:rsidR="00000000" w:rsidDel="00000000" w:rsidP="00000000" w:rsidRDefault="00000000" w:rsidRPr="00000000" w14:paraId="00000181">
      <w:pPr>
        <w:pStyle w:val="Heading3"/>
        <w:numPr>
          <w:ilvl w:val="2"/>
          <w:numId w:val="23"/>
        </w:numPr>
        <w:spacing w:after="120" w:before="120" w:line="276" w:lineRule="auto"/>
        <w:ind w:left="1440" w:hanging="720"/>
        <w:jc w:val="both"/>
        <w:rPr>
          <w:rFonts w:ascii="Arial" w:cs="Arial" w:eastAsia="Arial" w:hAnsi="Arial"/>
        </w:rPr>
      </w:pPr>
      <w:bookmarkStart w:colFirst="0" w:colLast="0" w:name="_xbvl6jmjb4s" w:id="195"/>
      <w:bookmarkEnd w:id="195"/>
      <w:r w:rsidDel="00000000" w:rsidR="00000000" w:rsidRPr="00000000">
        <w:rPr>
          <w:rFonts w:ascii="Arial" w:cs="Arial" w:eastAsia="Arial" w:hAnsi="Arial"/>
          <w:vertAlign w:val="baseline"/>
          <w:rtl w:val="0"/>
        </w:rPr>
        <w:t xml:space="preserve">Variation may include:</w:t>
      </w:r>
    </w:p>
    <w:p w:rsidR="00000000" w:rsidDel="00000000" w:rsidP="00000000" w:rsidRDefault="00000000" w:rsidRPr="00000000" w14:paraId="000001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changes to the quantities of any item of work included in the Contract;</w:t>
      </w:r>
    </w:p>
    <w:p w:rsidR="00000000" w:rsidDel="00000000" w:rsidP="00000000" w:rsidRDefault="00000000" w:rsidRPr="00000000" w14:paraId="000001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addition of any work, material, equipment, or service relevant to the construction and completion of Works;</w:t>
      </w:r>
    </w:p>
    <w:p w:rsidR="00000000" w:rsidDel="00000000" w:rsidP="00000000" w:rsidRDefault="00000000" w:rsidRPr="00000000" w14:paraId="000001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changes to the quality or other characteristics of the Works;</w:t>
      </w:r>
    </w:p>
    <w:p w:rsidR="00000000" w:rsidDel="00000000" w:rsidP="00000000" w:rsidRDefault="00000000" w:rsidRPr="00000000" w14:paraId="000001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addition of relevant tests and appraisals;</w:t>
      </w:r>
    </w:p>
    <w:p w:rsidR="00000000" w:rsidDel="00000000" w:rsidP="00000000" w:rsidRDefault="00000000" w:rsidRPr="00000000" w14:paraId="000001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omission of any relevant work, material, equipment, or service (however, the Employer might not omit Works of the Contractor to assign to another contractor); or</w:t>
      </w:r>
    </w:p>
    <w:p w:rsidR="00000000" w:rsidDel="00000000" w:rsidP="00000000" w:rsidRDefault="00000000" w:rsidRPr="00000000" w14:paraId="000001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changes to the sequence or timing of the execution of the Works</w:t>
      </w:r>
    </w:p>
    <w:p w:rsidR="00000000" w:rsidDel="00000000" w:rsidP="00000000" w:rsidRDefault="00000000" w:rsidRPr="00000000" w14:paraId="00000188">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vx1461ixdsog" w:id="196"/>
      <w:bookmarkEnd w:id="196"/>
      <w:r w:rsidDel="00000000" w:rsidR="00000000" w:rsidRPr="00000000">
        <w:rPr>
          <w:rFonts w:ascii="Arial" w:cs="Arial" w:eastAsia="Arial" w:hAnsi="Arial"/>
          <w:sz w:val="28"/>
          <w:szCs w:val="28"/>
          <w:vertAlign w:val="baseline"/>
          <w:rtl w:val="0"/>
        </w:rPr>
        <w:t xml:space="preserve">Variation procedures</w:t>
      </w:r>
    </w:p>
    <w:p w:rsidR="00000000" w:rsidDel="00000000" w:rsidP="00000000" w:rsidRDefault="00000000" w:rsidRPr="00000000" w14:paraId="00000189">
      <w:pPr>
        <w:pStyle w:val="Heading3"/>
        <w:numPr>
          <w:ilvl w:val="2"/>
          <w:numId w:val="23"/>
        </w:numPr>
        <w:spacing w:after="120" w:before="120" w:line="276" w:lineRule="auto"/>
        <w:ind w:left="1440" w:hanging="720"/>
        <w:jc w:val="both"/>
        <w:rPr>
          <w:rFonts w:ascii="Arial" w:cs="Arial" w:eastAsia="Arial" w:hAnsi="Arial"/>
        </w:rPr>
      </w:pPr>
      <w:bookmarkStart w:colFirst="0" w:colLast="0" w:name="_j1t6wmh4q6tu" w:id="197"/>
      <w:bookmarkEnd w:id="197"/>
      <w:r w:rsidDel="00000000" w:rsidR="00000000" w:rsidRPr="00000000">
        <w:rPr>
          <w:rFonts w:ascii="Arial" w:cs="Arial" w:eastAsia="Arial" w:hAnsi="Arial"/>
          <w:vertAlign w:val="baseline"/>
          <w:rtl w:val="0"/>
        </w:rPr>
        <w:t xml:space="preserve">The Employer shall instruct Variations via a written notice to the Contractor describing the requested changes and attached thereto are supporting documents that are necessary and adequate for the Contractor to consider the implementation of the Variation.</w:t>
      </w:r>
    </w:p>
    <w:p w:rsidR="00000000" w:rsidDel="00000000" w:rsidP="00000000" w:rsidRDefault="00000000" w:rsidRPr="00000000" w14:paraId="0000018A">
      <w:pPr>
        <w:pStyle w:val="Heading3"/>
        <w:numPr>
          <w:ilvl w:val="2"/>
          <w:numId w:val="23"/>
        </w:numPr>
        <w:spacing w:after="120" w:before="120" w:line="276" w:lineRule="auto"/>
        <w:ind w:left="1440" w:hanging="720"/>
        <w:jc w:val="both"/>
        <w:rPr>
          <w:rFonts w:ascii="Arial" w:cs="Arial" w:eastAsia="Arial" w:hAnsi="Arial"/>
        </w:rPr>
      </w:pPr>
      <w:bookmarkStart w:colFirst="0" w:colLast="0" w:name="_7p88jzd5zq57" w:id="198"/>
      <w:bookmarkEnd w:id="198"/>
      <w:r w:rsidDel="00000000" w:rsidR="00000000" w:rsidRPr="00000000">
        <w:rPr>
          <w:rFonts w:ascii="Arial" w:cs="Arial" w:eastAsia="Arial" w:hAnsi="Arial"/>
          <w:vertAlign w:val="baseline"/>
          <w:rtl w:val="0"/>
        </w:rPr>
        <w:t xml:space="preserve">Within [7] working days of the receipt of the notice of Variation, the Contractor shall respond to the Employer about the implementation of the Variation, and provide reasons in the event that the Contractor can not implement the Variation.</w:t>
      </w:r>
    </w:p>
    <w:p w:rsidR="00000000" w:rsidDel="00000000" w:rsidP="00000000" w:rsidRDefault="00000000" w:rsidRPr="00000000" w14:paraId="0000018B">
      <w:pPr>
        <w:pStyle w:val="Heading3"/>
        <w:numPr>
          <w:ilvl w:val="2"/>
          <w:numId w:val="23"/>
        </w:numPr>
        <w:spacing w:after="120" w:before="120" w:line="276" w:lineRule="auto"/>
        <w:ind w:left="1440" w:hanging="720"/>
        <w:jc w:val="both"/>
        <w:rPr>
          <w:rFonts w:ascii="Arial" w:cs="Arial" w:eastAsia="Arial" w:hAnsi="Arial"/>
        </w:rPr>
      </w:pPr>
      <w:bookmarkStart w:colFirst="0" w:colLast="0" w:name="_2zzzm8x6w8je" w:id="199"/>
      <w:bookmarkEnd w:id="199"/>
      <w:r w:rsidDel="00000000" w:rsidR="00000000" w:rsidRPr="00000000">
        <w:rPr>
          <w:rFonts w:ascii="Arial" w:cs="Arial" w:eastAsia="Arial" w:hAnsi="Arial"/>
          <w:vertAlign w:val="baseline"/>
          <w:rtl w:val="0"/>
        </w:rPr>
        <w:t xml:space="preserve">Within [14] working days (or any other time proposed by the Contractor and approved by the Employer) of the response by the Contractor to the Employer on accepting the implementation of Variation, the Contractor shall submit to the Employer a detailed proposal consisting of:</w:t>
      </w:r>
    </w:p>
    <w:p w:rsidR="00000000" w:rsidDel="00000000" w:rsidP="00000000" w:rsidRDefault="00000000" w:rsidRPr="00000000" w14:paraId="000001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 description of variation works performed or to be performed;</w:t>
      </w:r>
    </w:p>
    <w:p w:rsidR="00000000" w:rsidDel="00000000" w:rsidP="00000000" w:rsidRDefault="00000000" w:rsidRPr="00000000" w14:paraId="000001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an implementation plan together with the Contractor’s proposal for any necessary modifications (if any) to the Time for Completion;</w:t>
      </w:r>
    </w:p>
    <w:p w:rsidR="00000000" w:rsidDel="00000000" w:rsidP="00000000" w:rsidRDefault="00000000" w:rsidRPr="00000000" w14:paraId="000001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Contractor’s proposal on the adjustment of the Contract Price, schedule through the evaluation of the Variation, together with the supporting particulars;</w:t>
      </w:r>
    </w:p>
    <w:p w:rsidR="00000000" w:rsidDel="00000000" w:rsidP="00000000" w:rsidRDefault="00000000" w:rsidRPr="00000000" w14:paraId="0000018F">
      <w:pPr>
        <w:pStyle w:val="Heading3"/>
        <w:numPr>
          <w:ilvl w:val="2"/>
          <w:numId w:val="23"/>
        </w:numPr>
        <w:spacing w:after="120" w:before="120" w:line="276" w:lineRule="auto"/>
        <w:ind w:left="1440" w:hanging="720"/>
        <w:jc w:val="both"/>
        <w:rPr>
          <w:rFonts w:ascii="Arial" w:cs="Arial" w:eastAsia="Arial" w:hAnsi="Arial"/>
        </w:rPr>
      </w:pPr>
      <w:bookmarkStart w:colFirst="0" w:colLast="0" w:name="_7m7xd83vix1i" w:id="200"/>
      <w:bookmarkEnd w:id="200"/>
      <w:r w:rsidDel="00000000" w:rsidR="00000000" w:rsidRPr="00000000">
        <w:rPr>
          <w:rFonts w:ascii="Arial" w:cs="Arial" w:eastAsia="Arial" w:hAnsi="Arial"/>
          <w:vertAlign w:val="baseline"/>
          <w:rtl w:val="0"/>
        </w:rPr>
        <w:t xml:space="preserve">Within [14] days from the receipt of the Contractor’s proposal, the Employer shall provide a detailed response to that proposal together with relevant reasoning.</w:t>
      </w:r>
    </w:p>
    <w:p w:rsidR="00000000" w:rsidDel="00000000" w:rsidP="00000000" w:rsidRDefault="00000000" w:rsidRPr="00000000" w14:paraId="00000190">
      <w:pPr>
        <w:pStyle w:val="Heading3"/>
        <w:numPr>
          <w:ilvl w:val="2"/>
          <w:numId w:val="23"/>
        </w:numPr>
        <w:spacing w:after="120" w:before="120" w:line="276" w:lineRule="auto"/>
        <w:ind w:left="1440" w:hanging="720"/>
        <w:jc w:val="both"/>
        <w:rPr>
          <w:rFonts w:ascii="Arial" w:cs="Arial" w:eastAsia="Arial" w:hAnsi="Arial"/>
        </w:rPr>
      </w:pPr>
      <w:bookmarkStart w:colFirst="0" w:colLast="0" w:name="_4tnzzukb748l" w:id="201"/>
      <w:bookmarkEnd w:id="201"/>
      <w:r w:rsidDel="00000000" w:rsidR="00000000" w:rsidRPr="00000000">
        <w:rPr>
          <w:rFonts w:ascii="Arial" w:cs="Arial" w:eastAsia="Arial" w:hAnsi="Arial"/>
          <w:vertAlign w:val="baseline"/>
          <w:rtl w:val="0"/>
        </w:rPr>
        <w:t xml:space="preserve">While evaluating and agreeing on the value of a Variation, the Contractor and the Employer might rely on:</w:t>
      </w:r>
    </w:p>
    <w:p w:rsidR="00000000" w:rsidDel="00000000" w:rsidP="00000000" w:rsidRDefault="00000000" w:rsidRPr="00000000" w14:paraId="00000191">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unit price or price of relevant Sections specified in the Bill of Quantity as a source of reference, if applicable, taking into account relevant circumstances;</w:t>
      </w:r>
    </w:p>
    <w:p w:rsidR="00000000" w:rsidDel="00000000" w:rsidP="00000000" w:rsidRDefault="00000000" w:rsidRPr="00000000" w14:paraId="00000192">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actual costs for the Contractor to implement the Variation, proven by appropriate supporting documents, and reasonable overheads and profits.</w:t>
      </w:r>
    </w:p>
    <w:p w:rsidR="00000000" w:rsidDel="00000000" w:rsidP="00000000" w:rsidRDefault="00000000" w:rsidRPr="00000000" w14:paraId="00000193">
      <w:pPr>
        <w:pStyle w:val="Heading3"/>
        <w:numPr>
          <w:ilvl w:val="2"/>
          <w:numId w:val="23"/>
        </w:numPr>
        <w:spacing w:after="120" w:before="120" w:line="276" w:lineRule="auto"/>
        <w:ind w:left="1440" w:hanging="720"/>
        <w:jc w:val="both"/>
        <w:rPr>
          <w:rFonts w:ascii="Arial" w:cs="Arial" w:eastAsia="Arial" w:hAnsi="Arial"/>
        </w:rPr>
      </w:pPr>
      <w:bookmarkStart w:colFirst="0" w:colLast="0" w:name="_sdhmtzbybm71" w:id="202"/>
      <w:bookmarkEnd w:id="202"/>
      <w:r w:rsidDel="00000000" w:rsidR="00000000" w:rsidRPr="00000000">
        <w:rPr>
          <w:rFonts w:ascii="Arial" w:cs="Arial" w:eastAsia="Arial" w:hAnsi="Arial"/>
          <w:vertAlign w:val="baseline"/>
          <w:rtl w:val="0"/>
        </w:rPr>
        <w:t xml:space="preserve">After the Parties have reached an agreement on the content specified in Sub-Clause 10.2.3, the Contractor shall proceed with the implementation of the Variation without undue delay, taking into account relevant circumstances.</w:t>
      </w:r>
    </w:p>
    <w:p w:rsidR="00000000" w:rsidDel="00000000" w:rsidP="00000000" w:rsidRDefault="00000000" w:rsidRPr="00000000" w14:paraId="00000194">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u1ixfm1q6qsh" w:id="203"/>
      <w:bookmarkEnd w:id="203"/>
      <w:r w:rsidDel="00000000" w:rsidR="00000000" w:rsidRPr="00000000">
        <w:rPr>
          <w:rFonts w:ascii="Arial" w:cs="Arial" w:eastAsia="Arial" w:hAnsi="Arial"/>
          <w:sz w:val="28"/>
          <w:szCs w:val="28"/>
          <w:vertAlign w:val="baseline"/>
          <w:rtl w:val="0"/>
        </w:rPr>
        <w:t xml:space="preserve">Adjustments for changes in legislation</w:t>
      </w:r>
    </w:p>
    <w:p w:rsidR="00000000" w:rsidDel="00000000" w:rsidP="00000000" w:rsidRDefault="00000000" w:rsidRPr="00000000" w14:paraId="00000195">
      <w:pPr>
        <w:pStyle w:val="Heading3"/>
        <w:numPr>
          <w:ilvl w:val="2"/>
          <w:numId w:val="23"/>
        </w:numPr>
        <w:spacing w:after="120" w:before="120" w:line="276" w:lineRule="auto"/>
        <w:ind w:left="1440" w:hanging="720"/>
        <w:jc w:val="both"/>
        <w:rPr>
          <w:rFonts w:ascii="Arial" w:cs="Arial" w:eastAsia="Arial" w:hAnsi="Arial"/>
        </w:rPr>
      </w:pPr>
      <w:bookmarkStart w:colFirst="0" w:colLast="0" w:name="_pgcvb3sb9w1m" w:id="204"/>
      <w:bookmarkEnd w:id="204"/>
      <w:r w:rsidDel="00000000" w:rsidR="00000000" w:rsidRPr="00000000">
        <w:rPr>
          <w:rFonts w:ascii="Arial" w:cs="Arial" w:eastAsia="Arial" w:hAnsi="Arial"/>
          <w:vertAlign w:val="baseline"/>
          <w:rtl w:val="0"/>
        </w:rPr>
        <w:t xml:space="preserve">The Contract Price shall be adjusted to take account of any increase or decrease in cost resulting from a change in:</w:t>
      </w:r>
    </w:p>
    <w:p w:rsidR="00000000" w:rsidDel="00000000" w:rsidP="00000000" w:rsidRDefault="00000000" w:rsidRPr="00000000" w14:paraId="000001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bookmarkStart w:colFirst="0" w:colLast="0" w:name="_chzbcnlcd5vj" w:id="205"/>
      <w:bookmarkEnd w:id="205"/>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governing laws;</w:t>
      </w:r>
    </w:p>
    <w:p w:rsidR="00000000" w:rsidDel="00000000" w:rsidP="00000000" w:rsidRDefault="00000000" w:rsidRPr="00000000" w14:paraId="000001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bookmarkStart w:colFirst="0" w:colLast="0" w:name="_5ziie5hxw706" w:id="206"/>
      <w:bookmarkEnd w:id="206"/>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interpretation or enforcement of courts or competent authorities regarding the laws specified in point (i) above.</w:t>
      </w:r>
    </w:p>
    <w:p w:rsidR="00000000" w:rsidDel="00000000" w:rsidP="00000000" w:rsidRDefault="00000000" w:rsidRPr="00000000" w14:paraId="00000198">
      <w:pPr>
        <w:spacing w:after="120" w:before="120" w:line="276" w:lineRule="auto"/>
        <w:ind w:left="144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made and/or officially announced after the Commencement Date, which affects the Contractor in the performance of obligations under the Contract. Within the context of this Clause, “changes in legislation” refer to any change specified in points (i) and (ii) above.</w:t>
      </w:r>
    </w:p>
    <w:p w:rsidR="00000000" w:rsidDel="00000000" w:rsidP="00000000" w:rsidRDefault="00000000" w:rsidRPr="00000000" w14:paraId="00000199">
      <w:pPr>
        <w:pStyle w:val="Heading3"/>
        <w:numPr>
          <w:ilvl w:val="2"/>
          <w:numId w:val="23"/>
        </w:numPr>
        <w:spacing w:after="120" w:before="120" w:line="276" w:lineRule="auto"/>
        <w:ind w:left="1440" w:hanging="720"/>
        <w:jc w:val="both"/>
        <w:rPr>
          <w:rFonts w:ascii="Arial" w:cs="Arial" w:eastAsia="Arial" w:hAnsi="Arial"/>
        </w:rPr>
      </w:pPr>
      <w:bookmarkStart w:colFirst="0" w:colLast="0" w:name="_57pdbvvxu7ld" w:id="207"/>
      <w:bookmarkEnd w:id="207"/>
      <w:r w:rsidDel="00000000" w:rsidR="00000000" w:rsidRPr="00000000">
        <w:rPr>
          <w:rFonts w:ascii="Arial" w:cs="Arial" w:eastAsia="Arial" w:hAnsi="Arial"/>
          <w:vertAlign w:val="baseline"/>
          <w:rtl w:val="0"/>
        </w:rPr>
        <w:t xml:space="preserve">If the Contractor can demonstrate that (i) the Contractor suffers and/or incurs additional cost as a result of Changes in Legislation, (ii) Changes in Legislation are announced after the Commencement Date, (iii) the Contractor has taken all necessary measures to mitigate the consequences of Changes in Legislation, the Contractor shall be entitled, subject to Sub-Clause 6.3.2, to an Extension of Time and/or payment of any such cost.</w:t>
      </w:r>
    </w:p>
    <w:p w:rsidR="00000000" w:rsidDel="00000000" w:rsidP="00000000" w:rsidRDefault="00000000" w:rsidRPr="00000000" w14:paraId="0000019A">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sw18j2ptc3y2" w:id="208"/>
      <w:bookmarkEnd w:id="208"/>
      <w:r w:rsidDel="00000000" w:rsidR="00000000" w:rsidRPr="00000000">
        <w:rPr>
          <w:rFonts w:ascii="Arial" w:cs="Arial" w:eastAsia="Arial" w:hAnsi="Arial"/>
          <w:sz w:val="28"/>
          <w:szCs w:val="28"/>
          <w:vertAlign w:val="baseline"/>
          <w:rtl w:val="0"/>
        </w:rPr>
        <w:t xml:space="preserve">Additional Test</w:t>
      </w:r>
    </w:p>
    <w:p w:rsidR="00000000" w:rsidDel="00000000" w:rsidP="00000000" w:rsidRDefault="00000000" w:rsidRPr="00000000" w14:paraId="0000019B">
      <w:pPr>
        <w:pStyle w:val="Heading3"/>
        <w:numPr>
          <w:ilvl w:val="2"/>
          <w:numId w:val="23"/>
        </w:numPr>
        <w:spacing w:after="120" w:before="120" w:line="276" w:lineRule="auto"/>
        <w:ind w:left="1440" w:hanging="720"/>
        <w:jc w:val="both"/>
        <w:rPr>
          <w:rFonts w:ascii="Arial" w:cs="Arial" w:eastAsia="Arial" w:hAnsi="Arial"/>
        </w:rPr>
      </w:pPr>
      <w:bookmarkStart w:colFirst="0" w:colLast="0" w:name="_j2gfe56ibgjm" w:id="209"/>
      <w:bookmarkEnd w:id="209"/>
      <w:r w:rsidDel="00000000" w:rsidR="00000000" w:rsidRPr="00000000">
        <w:rPr>
          <w:rFonts w:ascii="Arial" w:cs="Arial" w:eastAsia="Arial" w:hAnsi="Arial"/>
          <w:vertAlign w:val="baseline"/>
          <w:rtl w:val="0"/>
        </w:rPr>
        <w:t xml:space="preserve">The Employer could, pursuant to Clause 10, instruct the Contractor to conduct additional tests. In these cases, the Employer or Engineer shall notify the Contractor of necessary additional tests and the relevant details of the request for those additional tests.  </w:t>
      </w:r>
    </w:p>
    <w:p w:rsidR="00000000" w:rsidDel="00000000" w:rsidP="00000000" w:rsidRDefault="00000000" w:rsidRPr="00000000" w14:paraId="0000019C">
      <w:pPr>
        <w:pStyle w:val="Heading3"/>
        <w:numPr>
          <w:ilvl w:val="2"/>
          <w:numId w:val="23"/>
        </w:numPr>
        <w:spacing w:after="120" w:before="120" w:line="276" w:lineRule="auto"/>
        <w:ind w:left="1440" w:hanging="720"/>
        <w:jc w:val="both"/>
        <w:rPr>
          <w:rFonts w:ascii="Arial" w:cs="Arial" w:eastAsia="Arial" w:hAnsi="Arial"/>
        </w:rPr>
      </w:pPr>
      <w:bookmarkStart w:colFirst="0" w:colLast="0" w:name="_qqpxe8ctz61n" w:id="210"/>
      <w:bookmarkEnd w:id="210"/>
      <w:r w:rsidDel="00000000" w:rsidR="00000000" w:rsidRPr="00000000">
        <w:rPr>
          <w:rFonts w:ascii="Arial" w:cs="Arial" w:eastAsia="Arial" w:hAnsi="Arial"/>
          <w:vertAlign w:val="baseline"/>
          <w:rtl w:val="0"/>
        </w:rPr>
        <w:t xml:space="preserve">If:</w:t>
      </w:r>
    </w:p>
    <w:p w:rsidR="00000000" w:rsidDel="00000000" w:rsidP="00000000" w:rsidRDefault="00000000" w:rsidRPr="00000000" w14:paraId="0000019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results of these additional tests indicate that the tested materials, equipment, or works are not consistent with the Contract, the Contractor shall be responsible for any cost and delay incurred due to these additional tests;</w:t>
      </w:r>
    </w:p>
    <w:p w:rsidR="00000000" w:rsidDel="00000000" w:rsidP="00000000" w:rsidRDefault="00000000" w:rsidRPr="00000000" w14:paraId="0000019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conversely, if the results of these additional tests indicate that the tested materials, equipment, or works are consistent with the Contract, the Employer shall be responsible for any cost and delay incurred due to these additional tests.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92"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0">
      <w:pPr>
        <w:pStyle w:val="Heading1"/>
        <w:numPr>
          <w:ilvl w:val="0"/>
          <w:numId w:val="23"/>
        </w:numPr>
        <w:spacing w:after="120" w:before="120" w:line="276" w:lineRule="auto"/>
        <w:ind w:left="720"/>
        <w:jc w:val="both"/>
        <w:rPr>
          <w:rFonts w:ascii="Arial" w:cs="Arial" w:eastAsia="Arial" w:hAnsi="Arial"/>
          <w:sz w:val="28"/>
          <w:szCs w:val="28"/>
        </w:rPr>
      </w:pPr>
      <w:bookmarkStart w:colFirst="0" w:colLast="0" w:name="_szxrq288mbco" w:id="211"/>
      <w:bookmarkEnd w:id="211"/>
      <w:r w:rsidDel="00000000" w:rsidR="00000000" w:rsidRPr="00000000">
        <w:rPr>
          <w:rFonts w:ascii="Arial" w:cs="Arial" w:eastAsia="Arial" w:hAnsi="Arial"/>
          <w:sz w:val="28"/>
          <w:szCs w:val="28"/>
          <w:vertAlign w:val="baseline"/>
          <w:rtl w:val="0"/>
        </w:rPr>
        <w:t xml:space="preserve">Contract Price and Payment</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To be subjected to Annex 2: Contract Price and Payment Terms </w:t>
      </w:r>
    </w:p>
    <w:p w:rsidR="00000000" w:rsidDel="00000000" w:rsidP="00000000" w:rsidRDefault="00000000" w:rsidRPr="00000000" w14:paraId="000001A2">
      <w:pPr>
        <w:spacing w:after="120" w:before="120" w:line="276" w:lineRule="auto"/>
        <w:rPr>
          <w:rFonts w:ascii="Arial" w:cs="Arial" w:eastAsia="Arial" w:hAnsi="Arial"/>
          <w:b w:val="1"/>
          <w:bCs w:val="1"/>
          <w:sz w:val="28"/>
          <w:szCs w:val="28"/>
        </w:rPr>
      </w:pPr>
      <w:bookmarkStart w:colFirst="0" w:colLast="0" w:name="_ahmj7252zqd4" w:id="212"/>
      <w:bookmarkEnd w:id="212"/>
      <w:r w:rsidDel="00000000" w:rsidR="00000000" w:rsidRPr="00000000">
        <w:rPr>
          <w:rtl w:val="0"/>
        </w:rPr>
      </w:r>
    </w:p>
    <w:p w:rsidR="00000000" w:rsidDel="00000000" w:rsidP="00000000" w:rsidRDefault="00000000" w:rsidRPr="00000000" w14:paraId="000001A3">
      <w:pPr>
        <w:pStyle w:val="Heading1"/>
        <w:numPr>
          <w:ilvl w:val="0"/>
          <w:numId w:val="23"/>
        </w:numPr>
        <w:spacing w:after="120" w:before="120" w:line="276" w:lineRule="auto"/>
        <w:ind w:left="720"/>
        <w:jc w:val="both"/>
        <w:rPr>
          <w:rFonts w:ascii="Arial" w:cs="Arial" w:eastAsia="Arial" w:hAnsi="Arial"/>
          <w:sz w:val="28"/>
          <w:szCs w:val="28"/>
        </w:rPr>
      </w:pPr>
      <w:bookmarkStart w:colFirst="0" w:colLast="0" w:name="_o8xzpogmig7" w:id="213"/>
      <w:bookmarkEnd w:id="213"/>
      <w:r w:rsidDel="00000000" w:rsidR="00000000" w:rsidRPr="00000000">
        <w:rPr>
          <w:rFonts w:ascii="Arial" w:cs="Arial" w:eastAsia="Arial" w:hAnsi="Arial"/>
          <w:sz w:val="28"/>
          <w:szCs w:val="28"/>
          <w:vertAlign w:val="baseline"/>
          <w:rtl w:val="0"/>
        </w:rPr>
        <w:t xml:space="preserve">Termination by Employer</w:t>
      </w:r>
    </w:p>
    <w:p w:rsidR="00000000" w:rsidDel="00000000" w:rsidP="00000000" w:rsidRDefault="00000000" w:rsidRPr="00000000" w14:paraId="000001A4">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nc0d3uh9g1kx" w:id="214"/>
      <w:bookmarkEnd w:id="214"/>
      <w:r w:rsidDel="00000000" w:rsidR="00000000" w:rsidRPr="00000000">
        <w:rPr>
          <w:rFonts w:ascii="Arial" w:cs="Arial" w:eastAsia="Arial" w:hAnsi="Arial"/>
          <w:sz w:val="28"/>
          <w:szCs w:val="28"/>
          <w:vertAlign w:val="baseline"/>
          <w:rtl w:val="0"/>
        </w:rPr>
        <w:t xml:space="preserve">Notice to correct</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If the Contractor fails to carry out any obligation under the Contract, the </w:t>
      </w:r>
      <w:r w:rsidDel="00000000" w:rsidR="00000000" w:rsidRPr="00000000">
        <w:rPr>
          <w:rFonts w:ascii="Arial" w:cs="Arial" w:eastAsia="Arial" w:hAnsi="Arial"/>
          <w:i w:val="1"/>
          <w:iCs w:val="1"/>
          <w:color w:val="52c41a"/>
          <w:sz w:val="28"/>
          <w:szCs w:val="28"/>
          <w:rtl w:val="0"/>
        </w:rPr>
        <w:t xml:space="preserve">1st</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Employer may, by notice, require the Contractor to make good the failure and to remedy it within a specified reasonable time.</w:t>
      </w:r>
    </w:p>
    <w:p w:rsidR="00000000" w:rsidDel="00000000" w:rsidP="00000000" w:rsidRDefault="00000000" w:rsidRPr="00000000" w14:paraId="000001A6">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gcbwjiaszl3g" w:id="215"/>
      <w:bookmarkEnd w:id="215"/>
      <w:r w:rsidDel="00000000" w:rsidR="00000000" w:rsidRPr="00000000">
        <w:rPr>
          <w:rFonts w:ascii="Arial" w:cs="Arial" w:eastAsia="Arial" w:hAnsi="Arial"/>
          <w:sz w:val="28"/>
          <w:szCs w:val="28"/>
          <w:vertAlign w:val="baseline"/>
          <w:rtl w:val="0"/>
        </w:rPr>
        <w:t xml:space="preserve">Termination by Employer</w:t>
      </w:r>
    </w:p>
    <w:p w:rsidR="00000000" w:rsidDel="00000000" w:rsidP="00000000" w:rsidRDefault="00000000" w:rsidRPr="00000000" w14:paraId="000001A7">
      <w:pPr>
        <w:pStyle w:val="Heading3"/>
        <w:numPr>
          <w:ilvl w:val="2"/>
          <w:numId w:val="23"/>
        </w:numPr>
        <w:spacing w:after="120" w:before="120" w:line="276" w:lineRule="auto"/>
        <w:ind w:left="1440" w:hanging="720"/>
        <w:jc w:val="both"/>
        <w:rPr>
          <w:rFonts w:ascii="Arial" w:cs="Arial" w:eastAsia="Arial" w:hAnsi="Arial"/>
        </w:rPr>
      </w:pPr>
      <w:bookmarkStart w:colFirst="0" w:colLast="0" w:name="_o6tncjmzb3w" w:id="216"/>
      <w:bookmarkEnd w:id="216"/>
      <w:r w:rsidDel="00000000" w:rsidR="00000000" w:rsidRPr="00000000">
        <w:rPr>
          <w:rFonts w:ascii="Arial" w:cs="Arial" w:eastAsia="Arial" w:hAnsi="Arial"/>
          <w:vertAlign w:val="baseline"/>
          <w:rtl w:val="0"/>
        </w:rPr>
        <w:t xml:space="preserve">The Employer shall be entitled to terminate the Contract if the Contractor:</w:t>
      </w:r>
    </w:p>
    <w:p w:rsidR="00000000" w:rsidDel="00000000" w:rsidP="00000000" w:rsidRDefault="00000000" w:rsidRPr="00000000" w14:paraId="000001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Without reasonable excuses, abandons the Works for [28] consecutive days or otherwise plainly demonstrates the intention to abandon the Works;</w:t>
      </w:r>
    </w:p>
    <w:p w:rsidR="00000000" w:rsidDel="00000000" w:rsidP="00000000" w:rsidRDefault="00000000" w:rsidRPr="00000000" w14:paraId="000001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Causes the Time for Completion to suffer a delay of more than [60] consecutive days without taking any remedies that are approved by the Employer;</w:t>
      </w:r>
    </w:p>
    <w:p w:rsidR="00000000" w:rsidDel="00000000" w:rsidP="00000000" w:rsidRDefault="00000000" w:rsidRPr="00000000" w14:paraId="000001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bookmarkStart w:colFirst="0" w:colLast="0" w:name="_mki1qhhwm5qs" w:id="217"/>
      <w:bookmarkEnd w:id="217"/>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Becomes bankrupt or insolvent, undergoes the procedures for liquidation, property management, restructure, cessation of operation, or dissolution; carries on business under a receiver, trustee, manager, or supervisor or an individual authorized to supervise; compounds with the Contractor’s creditors; or has taken any action or incurs any event of similar nature or effect to any of action or event under the governing laws;</w:t>
      </w:r>
    </w:p>
    <w:p w:rsidR="00000000" w:rsidDel="00000000" w:rsidP="00000000" w:rsidRDefault="00000000" w:rsidRPr="00000000" w14:paraId="000001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At the Employer’s convenience by a 28-day notice in advance. </w:t>
      </w:r>
    </w:p>
    <w:p w:rsidR="00000000" w:rsidDel="00000000" w:rsidP="00000000" w:rsidRDefault="00000000" w:rsidRPr="00000000" w14:paraId="000001AC">
      <w:pPr>
        <w:pStyle w:val="Heading3"/>
        <w:numPr>
          <w:ilvl w:val="2"/>
          <w:numId w:val="23"/>
        </w:numPr>
        <w:spacing w:after="120" w:before="120" w:line="276" w:lineRule="auto"/>
        <w:ind w:left="1440" w:hanging="720"/>
        <w:jc w:val="both"/>
        <w:rPr>
          <w:rFonts w:ascii="Arial" w:cs="Arial" w:eastAsia="Arial" w:hAnsi="Arial"/>
        </w:rPr>
      </w:pPr>
      <w:bookmarkStart w:colFirst="0" w:colLast="0" w:name="_m04z3qkt48sy" w:id="218"/>
      <w:bookmarkEnd w:id="218"/>
      <w:r w:rsidDel="00000000" w:rsidR="00000000" w:rsidRPr="00000000">
        <w:rPr>
          <w:rFonts w:ascii="Arial" w:cs="Arial" w:eastAsia="Arial" w:hAnsi="Arial"/>
          <w:vertAlign w:val="baseline"/>
          <w:rtl w:val="0"/>
        </w:rPr>
        <w:t xml:space="preserve">In any of the above events, the Employer may, upon giving a Notice of at least [28] working days in advance to the Contractor, terminate the Contract and expel the Contractor from the Site. </w:t>
      </w:r>
    </w:p>
    <w:p w:rsidR="00000000" w:rsidDel="00000000" w:rsidP="00000000" w:rsidRDefault="00000000" w:rsidRPr="00000000" w14:paraId="000001AD">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yxgynmwagx9z" w:id="219"/>
      <w:bookmarkEnd w:id="219"/>
      <w:r w:rsidDel="00000000" w:rsidR="00000000" w:rsidRPr="00000000">
        <w:rPr>
          <w:rFonts w:ascii="Arial" w:cs="Arial" w:eastAsia="Arial" w:hAnsi="Arial"/>
          <w:sz w:val="28"/>
          <w:szCs w:val="28"/>
          <w:vertAlign w:val="baseline"/>
          <w:rtl w:val="0"/>
        </w:rPr>
        <w:t xml:space="preserve">Determination of price and payment subsequent to the Contract termination.</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Immediately after the Notice on Contract termination specified in Sub-Clause 12.2.2 has taken effect, the Employer shall coordinate with the Contractor to determine the value of the Works performed by the Contractor and any amount that the Contractor is entitled to under the Contract, offset with the costs and damage that the Employer incurs due to the Contract termination, as well as any amount that the Contractor has to suffer under the Contract.</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In case the Employer wishes to terminate the Contract at his convenience, the Employer shall pay the Contractor a reasonable demobilization costs not exceeding 5% of the remaining Contract Price</w:t>
      </w: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in addition to the value of the Works performed by the Contractor and any amount that the Contractor is entitled to under the Contract.</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outstanding amount shall be paid by the Employer to the Contractor, or vice versa, within [28] days of the determination of the amount specified in this Sub-Clause.</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2">
      <w:pPr>
        <w:pStyle w:val="Heading1"/>
        <w:numPr>
          <w:ilvl w:val="0"/>
          <w:numId w:val="23"/>
        </w:numPr>
        <w:spacing w:after="120" w:before="120" w:line="276" w:lineRule="auto"/>
        <w:ind w:left="720"/>
        <w:jc w:val="both"/>
        <w:rPr>
          <w:rFonts w:ascii="Arial" w:cs="Arial" w:eastAsia="Arial" w:hAnsi="Arial"/>
          <w:sz w:val="28"/>
          <w:szCs w:val="28"/>
        </w:rPr>
      </w:pPr>
      <w:bookmarkStart w:colFirst="0" w:colLast="0" w:name="_hi59skhvxsjr" w:id="220"/>
      <w:bookmarkEnd w:id="220"/>
      <w:r w:rsidDel="00000000" w:rsidR="00000000" w:rsidRPr="00000000">
        <w:rPr>
          <w:rFonts w:ascii="Arial" w:cs="Arial" w:eastAsia="Arial" w:hAnsi="Arial"/>
          <w:sz w:val="28"/>
          <w:szCs w:val="28"/>
          <w:vertAlign w:val="baseline"/>
          <w:rtl w:val="0"/>
        </w:rPr>
        <w:t xml:space="preserve">Suspension and Termination by Contractor</w:t>
      </w:r>
    </w:p>
    <w:p w:rsidR="00000000" w:rsidDel="00000000" w:rsidP="00000000" w:rsidRDefault="00000000" w:rsidRPr="00000000" w14:paraId="000001B3">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ex11w8g3ntzq" w:id="221"/>
      <w:bookmarkEnd w:id="221"/>
      <w:r w:rsidDel="00000000" w:rsidR="00000000" w:rsidRPr="00000000">
        <w:rPr>
          <w:rFonts w:ascii="Arial" w:cs="Arial" w:eastAsia="Arial" w:hAnsi="Arial"/>
          <w:sz w:val="28"/>
          <w:szCs w:val="28"/>
          <w:vertAlign w:val="baseline"/>
          <w:rtl w:val="0"/>
        </w:rPr>
        <w:t xml:space="preserve">Contractor’s Entitlement to Suspend Works</w:t>
      </w:r>
    </w:p>
    <w:p w:rsidR="00000000" w:rsidDel="00000000" w:rsidP="00000000" w:rsidRDefault="00000000" w:rsidRPr="00000000" w14:paraId="000001B4">
      <w:pPr>
        <w:pStyle w:val="Heading3"/>
        <w:numPr>
          <w:ilvl w:val="2"/>
          <w:numId w:val="23"/>
        </w:numPr>
        <w:spacing w:after="120" w:before="120" w:line="276" w:lineRule="auto"/>
        <w:ind w:left="1440" w:hanging="720"/>
        <w:jc w:val="both"/>
        <w:rPr>
          <w:rFonts w:ascii="Arial" w:cs="Arial" w:eastAsia="Arial" w:hAnsi="Arial"/>
        </w:rPr>
      </w:pPr>
      <w:bookmarkStart w:colFirst="0" w:colLast="0" w:name="_kge4skvtm0pi" w:id="222"/>
      <w:bookmarkEnd w:id="222"/>
      <w:r w:rsidDel="00000000" w:rsidR="00000000" w:rsidRPr="00000000">
        <w:rPr>
          <w:rFonts w:ascii="Arial" w:cs="Arial" w:eastAsia="Arial" w:hAnsi="Arial"/>
          <w:vertAlign w:val="baseline"/>
          <w:rtl w:val="0"/>
        </w:rPr>
        <w:t xml:space="preserve">If the Employer fails to provide the Contractor with evidence of financial arrangements specified in Sub-Clause 2.5, or delay any payment to the Contractor for more than [7] days past the due date, the Contractor may, after giving not less than [3] days’ notice to the Employer, suspend the Works (or reduce the rate of Works), unless and until the Contractor has received evidence of financial arrangements or the corresponding payment.</w:t>
      </w:r>
    </w:p>
    <w:p w:rsidR="00000000" w:rsidDel="00000000" w:rsidP="00000000" w:rsidRDefault="00000000" w:rsidRPr="00000000" w14:paraId="000001B5">
      <w:pPr>
        <w:pStyle w:val="Heading3"/>
        <w:numPr>
          <w:ilvl w:val="2"/>
          <w:numId w:val="23"/>
        </w:numPr>
        <w:spacing w:after="120" w:before="120" w:line="276" w:lineRule="auto"/>
        <w:ind w:left="1440" w:hanging="720"/>
        <w:jc w:val="both"/>
        <w:rPr>
          <w:rFonts w:ascii="Arial" w:cs="Arial" w:eastAsia="Arial" w:hAnsi="Arial"/>
        </w:rPr>
      </w:pPr>
      <w:bookmarkStart w:colFirst="0" w:colLast="0" w:name="_l9lc3lnouhp0" w:id="223"/>
      <w:bookmarkEnd w:id="223"/>
      <w:r w:rsidDel="00000000" w:rsidR="00000000" w:rsidRPr="00000000">
        <w:rPr>
          <w:rFonts w:ascii="Arial" w:cs="Arial" w:eastAsia="Arial" w:hAnsi="Arial"/>
          <w:vertAlign w:val="baseline"/>
          <w:rtl w:val="0"/>
        </w:rPr>
        <w:t xml:space="preserve">If the Employer delays in approving the Approval Drawings submitted by the Contractor in accordance with Sub-Clause 2.1 of Annex 3, the Contractor may, after giving not less than [3] days’ notice to the Employer, suspend the Works, unless and until the Employer complies with its obligations under 2.2 of Annex 3.</w:t>
      </w:r>
    </w:p>
    <w:p w:rsidR="00000000" w:rsidDel="00000000" w:rsidP="00000000" w:rsidRDefault="00000000" w:rsidRPr="00000000" w14:paraId="000001B6">
      <w:pPr>
        <w:pStyle w:val="Heading3"/>
        <w:numPr>
          <w:ilvl w:val="2"/>
          <w:numId w:val="23"/>
        </w:numPr>
        <w:spacing w:after="120" w:before="120" w:line="276" w:lineRule="auto"/>
        <w:ind w:left="1440" w:hanging="720"/>
        <w:jc w:val="both"/>
        <w:rPr>
          <w:rFonts w:ascii="Arial" w:cs="Arial" w:eastAsia="Arial" w:hAnsi="Arial"/>
        </w:rPr>
      </w:pPr>
      <w:bookmarkStart w:colFirst="0" w:colLast="0" w:name="_zg831m2av0pp" w:id="224"/>
      <w:bookmarkEnd w:id="224"/>
      <w:r w:rsidDel="00000000" w:rsidR="00000000" w:rsidRPr="00000000">
        <w:rPr>
          <w:rFonts w:ascii="Arial" w:cs="Arial" w:eastAsia="Arial" w:hAnsi="Arial"/>
          <w:vertAlign w:val="baseline"/>
          <w:rtl w:val="0"/>
        </w:rPr>
        <w:t xml:space="preserve">The Contractor’s action shall not prejudice its entitlement to financing charges under Annex 2 and to termination under Sub-Clause 13.2. If the Contractor subsequently receives evidence of financial arrangements or the corresponding payment before giving a Contract Termination Notice, the Contractor shall resume normal work as soon as is reasonably practicable.</w:t>
      </w:r>
    </w:p>
    <w:p w:rsidR="00000000" w:rsidDel="00000000" w:rsidP="00000000" w:rsidRDefault="00000000" w:rsidRPr="00000000" w14:paraId="000001B7">
      <w:pPr>
        <w:pStyle w:val="Heading3"/>
        <w:numPr>
          <w:ilvl w:val="2"/>
          <w:numId w:val="23"/>
        </w:numPr>
        <w:spacing w:after="120" w:before="120" w:line="276" w:lineRule="auto"/>
        <w:ind w:left="1440" w:hanging="720"/>
        <w:jc w:val="both"/>
        <w:rPr>
          <w:rFonts w:ascii="Arial" w:cs="Arial" w:eastAsia="Arial" w:hAnsi="Arial"/>
        </w:rPr>
      </w:pPr>
      <w:bookmarkStart w:colFirst="0" w:colLast="0" w:name="_xs3v4hud7y10" w:id="225"/>
      <w:bookmarkEnd w:id="225"/>
      <w:r w:rsidDel="00000000" w:rsidR="00000000" w:rsidRPr="00000000">
        <w:rPr>
          <w:rFonts w:ascii="Arial" w:cs="Arial" w:eastAsia="Arial" w:hAnsi="Arial"/>
          <w:vertAlign w:val="baseline"/>
          <w:rtl w:val="0"/>
        </w:rPr>
        <w:t xml:space="preserve">If the Contractor suffers delay and/or incurs cost as a result of suspending work (or reducing the rate of work) in accordance with this Sub-Clause, the Contractor shall give notice to the Engineer and shall be entitled to:</w:t>
      </w:r>
    </w:p>
    <w:p w:rsidR="00000000" w:rsidDel="00000000" w:rsidP="00000000" w:rsidRDefault="00000000" w:rsidRPr="00000000" w14:paraId="000001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extension of Time for Completion, and</w:t>
      </w:r>
    </w:p>
    <w:p w:rsidR="00000000" w:rsidDel="00000000" w:rsidP="00000000" w:rsidRDefault="00000000" w:rsidRPr="00000000" w14:paraId="000001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payment of any cost incurred plus reasonable profits.</w:t>
      </w:r>
    </w:p>
    <w:p w:rsidR="00000000" w:rsidDel="00000000" w:rsidP="00000000" w:rsidRDefault="00000000" w:rsidRPr="00000000" w14:paraId="000001BA">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hflw7gldlgvq" w:id="226"/>
      <w:bookmarkEnd w:id="226"/>
      <w:r w:rsidDel="00000000" w:rsidR="00000000" w:rsidRPr="00000000">
        <w:rPr>
          <w:rFonts w:ascii="Arial" w:cs="Arial" w:eastAsia="Arial" w:hAnsi="Arial"/>
          <w:sz w:val="28"/>
          <w:szCs w:val="28"/>
          <w:vertAlign w:val="baseline"/>
          <w:rtl w:val="0"/>
        </w:rPr>
        <w:t xml:space="preserve">Termination by Contractor</w:t>
      </w:r>
    </w:p>
    <w:p w:rsidR="00000000" w:rsidDel="00000000" w:rsidP="00000000" w:rsidRDefault="00000000" w:rsidRPr="00000000" w14:paraId="000001BB">
      <w:pPr>
        <w:pStyle w:val="Heading3"/>
        <w:numPr>
          <w:ilvl w:val="2"/>
          <w:numId w:val="23"/>
        </w:numPr>
        <w:spacing w:after="120" w:before="120" w:line="276" w:lineRule="auto"/>
        <w:ind w:left="1440" w:hanging="720"/>
        <w:jc w:val="both"/>
        <w:rPr>
          <w:rFonts w:ascii="Arial" w:cs="Arial" w:eastAsia="Arial" w:hAnsi="Arial"/>
        </w:rPr>
      </w:pPr>
      <w:bookmarkStart w:colFirst="0" w:colLast="0" w:name="_7xjs9zah6w8" w:id="227"/>
      <w:bookmarkEnd w:id="227"/>
      <w:r w:rsidDel="00000000" w:rsidR="00000000" w:rsidRPr="00000000">
        <w:rPr>
          <w:rFonts w:ascii="Arial" w:cs="Arial" w:eastAsia="Arial" w:hAnsi="Arial"/>
          <w:vertAlign w:val="baseline"/>
          <w:rtl w:val="0"/>
        </w:rPr>
        <w:t xml:space="preserve">The Contractor shall be entitled to terminate the Contract if:</w:t>
      </w:r>
    </w:p>
    <w:p w:rsidR="00000000" w:rsidDel="00000000" w:rsidP="00000000" w:rsidRDefault="00000000" w:rsidRPr="00000000" w14:paraId="000001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Contractor does not receive the reasonable evidence of financial arrangements as specified in Sub-Clause 2.5 within [14] days after giving notice under Sub-Clause 13.1;</w:t>
      </w:r>
    </w:p>
    <w:p w:rsidR="00000000" w:rsidDel="00000000" w:rsidP="00000000" w:rsidRDefault="00000000" w:rsidRPr="00000000" w14:paraId="000001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Contractor does not receive the amount due under the Engineer/Employer’s approval under Annex 2 within [14] days after the expiry of the time stated in Annex 2;</w:t>
      </w:r>
    </w:p>
    <w:p w:rsidR="00000000" w:rsidDel="00000000" w:rsidP="00000000" w:rsidRDefault="00000000" w:rsidRPr="00000000" w14:paraId="000001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bookmarkStart w:colFirst="0" w:colLast="0" w:name="_zjktdw5w7zn" w:id="228"/>
      <w:bookmarkEnd w:id="228"/>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Employer fails to perform its obligations under the Contract;</w:t>
      </w:r>
    </w:p>
    <w:p w:rsidR="00000000" w:rsidDel="00000000" w:rsidP="00000000" w:rsidRDefault="00000000" w:rsidRPr="00000000" w14:paraId="000001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Employer fails to comply with Sub-Clause 1.5;</w:t>
      </w:r>
    </w:p>
    <w:p w:rsidR="00000000" w:rsidDel="00000000" w:rsidP="00000000" w:rsidRDefault="00000000" w:rsidRPr="00000000" w14:paraId="000001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bookmarkStart w:colFirst="0" w:colLast="0" w:name="_mfcqrpx78qij" w:id="229"/>
      <w:bookmarkEnd w:id="229"/>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 prolonged suspension of Works affects the whole of the Works as described in Sub-Clause 6.8, </w:t>
      </w:r>
    </w:p>
    <w:p w:rsidR="00000000" w:rsidDel="00000000" w:rsidP="00000000" w:rsidRDefault="00000000" w:rsidRPr="00000000" w14:paraId="000001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bookmarkStart w:colFirst="0" w:colLast="0" w:name="_7unl3uvevhqp" w:id="230"/>
      <w:bookmarkEnd w:id="230"/>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Employer becomes bankrupt or insolvent, has a receiving or administration order made against him, compounds with its creditors, or carries on business under the supervision of a trustee, authorized individual or the representative of the creditors’ benefits, or if any act or event occurs which (under the applicable laws) has a similar effect to any of these acts or events.</w:t>
      </w:r>
    </w:p>
    <w:p w:rsidR="00000000" w:rsidDel="00000000" w:rsidP="00000000" w:rsidRDefault="00000000" w:rsidRPr="00000000" w14:paraId="000001C2">
      <w:pPr>
        <w:pStyle w:val="Heading3"/>
        <w:numPr>
          <w:ilvl w:val="2"/>
          <w:numId w:val="23"/>
        </w:numPr>
        <w:spacing w:after="120" w:before="120" w:line="276" w:lineRule="auto"/>
        <w:ind w:left="1440" w:hanging="720"/>
        <w:jc w:val="both"/>
        <w:rPr>
          <w:rFonts w:ascii="Arial" w:cs="Arial" w:eastAsia="Arial" w:hAnsi="Arial"/>
        </w:rPr>
      </w:pPr>
      <w:bookmarkStart w:colFirst="0" w:colLast="0" w:name="_ib2qw22daln8" w:id="231"/>
      <w:bookmarkEnd w:id="231"/>
      <w:r w:rsidDel="00000000" w:rsidR="00000000" w:rsidRPr="00000000">
        <w:rPr>
          <w:rFonts w:ascii="Arial" w:cs="Arial" w:eastAsia="Arial" w:hAnsi="Arial"/>
          <w:vertAlign w:val="baseline"/>
          <w:rtl w:val="0"/>
        </w:rPr>
        <w:t xml:space="preserve">In any of the above events, the Contractor may, upon giving a Contract Termination Notice of at least [28] working days in advance to the Employer, terminate the Contract. However, for cases specified in Sub-Clauses 13.2.1(v) and 13.2.1(vi), the Contractor may terminate the Contract immediately.</w:t>
      </w:r>
    </w:p>
    <w:p w:rsidR="00000000" w:rsidDel="00000000" w:rsidP="00000000" w:rsidRDefault="00000000" w:rsidRPr="00000000" w14:paraId="000001C3">
      <w:pPr>
        <w:pStyle w:val="Heading3"/>
        <w:numPr>
          <w:ilvl w:val="2"/>
          <w:numId w:val="23"/>
        </w:numPr>
        <w:spacing w:after="120" w:before="120" w:line="276" w:lineRule="auto"/>
        <w:ind w:left="1440" w:hanging="720"/>
        <w:jc w:val="both"/>
        <w:rPr>
          <w:rFonts w:ascii="Arial" w:cs="Arial" w:eastAsia="Arial" w:hAnsi="Arial"/>
        </w:rPr>
      </w:pPr>
      <w:bookmarkStart w:colFirst="0" w:colLast="0" w:name="_h0e42nkoa1u" w:id="232"/>
      <w:bookmarkEnd w:id="232"/>
      <w:r w:rsidDel="00000000" w:rsidR="00000000" w:rsidRPr="00000000">
        <w:rPr>
          <w:rFonts w:ascii="Arial" w:cs="Arial" w:eastAsia="Arial" w:hAnsi="Arial"/>
          <w:vertAlign w:val="baseline"/>
          <w:rtl w:val="0"/>
        </w:rPr>
        <w:t xml:space="preserve">The Contractor’s election to terminate the Contract shall not prejudice any other rights of the Contractor under the Contract or other agreement related to this Contract.</w:t>
      </w:r>
    </w:p>
    <w:p w:rsidR="00000000" w:rsidDel="00000000" w:rsidP="00000000" w:rsidRDefault="00000000" w:rsidRPr="00000000" w14:paraId="000001C4">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o1bl6zeib58b" w:id="233"/>
      <w:bookmarkEnd w:id="233"/>
      <w:r w:rsidDel="00000000" w:rsidR="00000000" w:rsidRPr="00000000">
        <w:rPr>
          <w:rFonts w:ascii="Arial" w:cs="Arial" w:eastAsia="Arial" w:hAnsi="Arial"/>
          <w:sz w:val="28"/>
          <w:szCs w:val="28"/>
          <w:vertAlign w:val="baseline"/>
          <w:rtl w:val="0"/>
        </w:rPr>
        <w:t xml:space="preserve">Cessation of Works and removal of Contractor’s equipment</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After the Contract Termination Notice under Sub-Clause 13.2.2 has taken effect, the Contractor shall promptly:</w:t>
      </w:r>
    </w:p>
    <w:p w:rsidR="00000000" w:rsidDel="00000000" w:rsidP="00000000" w:rsidRDefault="00000000" w:rsidRPr="00000000" w14:paraId="000001C6">
      <w:pPr>
        <w:pStyle w:val="Heading3"/>
        <w:numPr>
          <w:ilvl w:val="2"/>
          <w:numId w:val="23"/>
        </w:numPr>
        <w:spacing w:after="120" w:before="120" w:line="276" w:lineRule="auto"/>
        <w:ind w:left="1440" w:hanging="720"/>
        <w:jc w:val="both"/>
        <w:rPr>
          <w:rFonts w:ascii="Arial" w:cs="Arial" w:eastAsia="Arial" w:hAnsi="Arial"/>
        </w:rPr>
      </w:pPr>
      <w:bookmarkStart w:colFirst="0" w:colLast="0" w:name="_1ky5tmkd3v8v" w:id="234"/>
      <w:bookmarkEnd w:id="234"/>
      <w:r w:rsidDel="00000000" w:rsidR="00000000" w:rsidRPr="00000000">
        <w:rPr>
          <w:rFonts w:ascii="Arial" w:cs="Arial" w:eastAsia="Arial" w:hAnsi="Arial"/>
          <w:vertAlign w:val="baseline"/>
          <w:rtl w:val="0"/>
        </w:rPr>
        <w:t xml:space="preserve">Cease all further work, except for such work as may have been instructed by the Engineer for the protection of life or property;</w:t>
      </w:r>
    </w:p>
    <w:p w:rsidR="00000000" w:rsidDel="00000000" w:rsidP="00000000" w:rsidRDefault="00000000" w:rsidRPr="00000000" w14:paraId="000001C7">
      <w:pPr>
        <w:pStyle w:val="Heading3"/>
        <w:numPr>
          <w:ilvl w:val="2"/>
          <w:numId w:val="23"/>
        </w:numPr>
        <w:spacing w:after="120" w:before="120" w:line="276" w:lineRule="auto"/>
        <w:ind w:left="1440" w:hanging="720"/>
        <w:jc w:val="both"/>
        <w:rPr>
          <w:rFonts w:ascii="Arial" w:cs="Arial" w:eastAsia="Arial" w:hAnsi="Arial"/>
        </w:rPr>
      </w:pPr>
      <w:bookmarkStart w:colFirst="0" w:colLast="0" w:name="_qabyf6dvb6ji" w:id="235"/>
      <w:bookmarkEnd w:id="235"/>
      <w:r w:rsidDel="00000000" w:rsidR="00000000" w:rsidRPr="00000000">
        <w:rPr>
          <w:rFonts w:ascii="Arial" w:cs="Arial" w:eastAsia="Arial" w:hAnsi="Arial"/>
          <w:vertAlign w:val="baseline"/>
          <w:rtl w:val="0"/>
        </w:rPr>
        <w:t xml:space="preserve">Hand over all of the Contractor’s Documents and Product for which the payment has been made; and</w:t>
      </w:r>
    </w:p>
    <w:p w:rsidR="00000000" w:rsidDel="00000000" w:rsidP="00000000" w:rsidRDefault="00000000" w:rsidRPr="00000000" w14:paraId="000001C8">
      <w:pPr>
        <w:pStyle w:val="Heading3"/>
        <w:numPr>
          <w:ilvl w:val="2"/>
          <w:numId w:val="23"/>
        </w:numPr>
        <w:spacing w:after="120" w:before="120" w:line="276" w:lineRule="auto"/>
        <w:ind w:left="1440" w:hanging="720"/>
        <w:jc w:val="both"/>
        <w:rPr>
          <w:rFonts w:ascii="Arial" w:cs="Arial" w:eastAsia="Arial" w:hAnsi="Arial"/>
        </w:rPr>
      </w:pPr>
      <w:bookmarkStart w:colFirst="0" w:colLast="0" w:name="_de2k16siz0z2" w:id="236"/>
      <w:bookmarkEnd w:id="236"/>
      <w:r w:rsidDel="00000000" w:rsidR="00000000" w:rsidRPr="00000000">
        <w:rPr>
          <w:rFonts w:ascii="Arial" w:cs="Arial" w:eastAsia="Arial" w:hAnsi="Arial"/>
          <w:vertAlign w:val="baseline"/>
          <w:rtl w:val="0"/>
        </w:rPr>
        <w:t xml:space="preserve">Remove all equipment, machinery, and workers from the Site, except as necessary for the protection of life or property.</w:t>
      </w:r>
    </w:p>
    <w:p w:rsidR="00000000" w:rsidDel="00000000" w:rsidP="00000000" w:rsidRDefault="00000000" w:rsidRPr="00000000" w14:paraId="000001C9">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h5ctu3byc56b" w:id="237"/>
      <w:bookmarkEnd w:id="237"/>
      <w:r w:rsidDel="00000000" w:rsidR="00000000" w:rsidRPr="00000000">
        <w:rPr>
          <w:rFonts w:ascii="Arial" w:cs="Arial" w:eastAsia="Arial" w:hAnsi="Arial"/>
          <w:sz w:val="28"/>
          <w:szCs w:val="28"/>
          <w:vertAlign w:val="baseline"/>
          <w:rtl w:val="0"/>
        </w:rPr>
        <w:t xml:space="preserve">Payment on termination</w:t>
      </w:r>
    </w:p>
    <w:p w:rsidR="00000000" w:rsidDel="00000000" w:rsidP="00000000" w:rsidRDefault="00000000" w:rsidRPr="00000000" w14:paraId="000001CA">
      <w:pPr>
        <w:spacing w:after="120" w:before="120" w:line="276" w:lineRule="auto"/>
        <w:ind w:left="72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After the Contract Termination Notice under Sub-Clause 13.2.2 has taken effect, the Employer shall promptly:</w:t>
      </w:r>
    </w:p>
    <w:p w:rsidR="00000000" w:rsidDel="00000000" w:rsidP="00000000" w:rsidRDefault="00000000" w:rsidRPr="00000000" w14:paraId="000001CB">
      <w:pPr>
        <w:pStyle w:val="Heading3"/>
        <w:numPr>
          <w:ilvl w:val="2"/>
          <w:numId w:val="23"/>
        </w:numPr>
        <w:spacing w:after="120" w:before="120" w:line="276" w:lineRule="auto"/>
        <w:ind w:left="1440" w:hanging="720"/>
        <w:jc w:val="both"/>
        <w:rPr>
          <w:rFonts w:ascii="Arial" w:cs="Arial" w:eastAsia="Arial" w:hAnsi="Arial"/>
        </w:rPr>
      </w:pPr>
      <w:bookmarkStart w:colFirst="0" w:colLast="0" w:name="_cu6psr8p6bhe" w:id="238"/>
      <w:bookmarkEnd w:id="238"/>
      <w:r w:rsidDel="00000000" w:rsidR="00000000" w:rsidRPr="00000000">
        <w:rPr>
          <w:rFonts w:ascii="Arial" w:cs="Arial" w:eastAsia="Arial" w:hAnsi="Arial"/>
          <w:vertAlign w:val="baseline"/>
          <w:rtl w:val="0"/>
        </w:rPr>
        <w:t xml:space="preserve">Return the performance bond and the Advance Payment bond (provided that the Contractor fully repays the Advance Payment to the Employer), if any, to the Contractor;</w:t>
      </w:r>
    </w:p>
    <w:p w:rsidR="00000000" w:rsidDel="00000000" w:rsidP="00000000" w:rsidRDefault="00000000" w:rsidRPr="00000000" w14:paraId="000001CC">
      <w:pPr>
        <w:pStyle w:val="Heading3"/>
        <w:numPr>
          <w:ilvl w:val="2"/>
          <w:numId w:val="23"/>
        </w:numPr>
        <w:spacing w:after="120" w:before="120" w:line="276" w:lineRule="auto"/>
        <w:ind w:left="1440" w:hanging="720"/>
        <w:jc w:val="both"/>
        <w:rPr>
          <w:rFonts w:ascii="Arial" w:cs="Arial" w:eastAsia="Arial" w:hAnsi="Arial"/>
        </w:rPr>
      </w:pPr>
      <w:bookmarkStart w:colFirst="0" w:colLast="0" w:name="_s4vuiagd3mu7" w:id="239"/>
      <w:bookmarkEnd w:id="239"/>
      <w:r w:rsidDel="00000000" w:rsidR="00000000" w:rsidRPr="00000000">
        <w:rPr>
          <w:rFonts w:ascii="Arial" w:cs="Arial" w:eastAsia="Arial" w:hAnsi="Arial"/>
          <w:vertAlign w:val="baseline"/>
          <w:rtl w:val="0"/>
        </w:rPr>
        <w:t xml:space="preserve">Within [28] days of the Contract termination, make payment to the Contractor for:</w:t>
      </w:r>
    </w:p>
    <w:p w:rsidR="00000000" w:rsidDel="00000000" w:rsidP="00000000" w:rsidRDefault="00000000" w:rsidRPr="00000000" w14:paraId="000001C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All of the amounts corresponding to the works performed by the Contractor under the Contract;</w:t>
      </w:r>
    </w:p>
    <w:p w:rsidR="00000000" w:rsidDel="00000000" w:rsidP="00000000" w:rsidRDefault="00000000" w:rsidRPr="00000000" w14:paraId="000001C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Costs for Product, materials, and equipment that were manufactured or ordered for the performance of Works;</w:t>
      </w:r>
    </w:p>
    <w:p w:rsidR="00000000" w:rsidDel="00000000" w:rsidP="00000000" w:rsidRDefault="00000000" w:rsidRPr="00000000" w14:paraId="000001C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Cost for Site clearance, including removal of temporary construction, machinery, equipment, and workers of the Contractor;</w:t>
      </w:r>
    </w:p>
    <w:p w:rsidR="00000000" w:rsidDel="00000000" w:rsidP="00000000" w:rsidRDefault="00000000" w:rsidRPr="00000000" w14:paraId="000001D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Amounts corresponding to the loss of profits or other direct losses/damages that the Contractor incurs due to the Contract termination.</w:t>
      </w:r>
    </w:p>
    <w:p w:rsidR="00000000" w:rsidDel="00000000" w:rsidP="00000000" w:rsidRDefault="00000000" w:rsidRPr="00000000" w14:paraId="000001D1">
      <w:pPr>
        <w:spacing w:after="120" w:before="120" w:line="276"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D2">
      <w:pPr>
        <w:pStyle w:val="Heading1"/>
        <w:numPr>
          <w:ilvl w:val="0"/>
          <w:numId w:val="23"/>
        </w:numPr>
        <w:spacing w:after="120" w:before="120" w:line="276" w:lineRule="auto"/>
        <w:ind w:left="720"/>
        <w:jc w:val="both"/>
        <w:rPr>
          <w:rFonts w:ascii="Arial" w:cs="Arial" w:eastAsia="Arial" w:hAnsi="Arial"/>
          <w:sz w:val="28"/>
          <w:szCs w:val="28"/>
        </w:rPr>
      </w:pPr>
      <w:bookmarkStart w:colFirst="0" w:colLast="0" w:name="_57f5azedavbq" w:id="240"/>
      <w:bookmarkEnd w:id="240"/>
      <w:r w:rsidDel="00000000" w:rsidR="00000000" w:rsidRPr="00000000">
        <w:rPr>
          <w:rFonts w:ascii="Arial" w:cs="Arial" w:eastAsia="Arial" w:hAnsi="Arial"/>
          <w:sz w:val="28"/>
          <w:szCs w:val="28"/>
          <w:vertAlign w:val="baseline"/>
          <w:rtl w:val="0"/>
        </w:rPr>
        <w:t xml:space="preserve">Force Majeure Events</w:t>
      </w:r>
    </w:p>
    <w:p w:rsidR="00000000" w:rsidDel="00000000" w:rsidP="00000000" w:rsidRDefault="00000000" w:rsidRPr="00000000" w14:paraId="000001D3">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l41e5rjsvqvp" w:id="241"/>
      <w:bookmarkEnd w:id="241"/>
      <w:r w:rsidDel="00000000" w:rsidR="00000000" w:rsidRPr="00000000">
        <w:rPr>
          <w:rFonts w:ascii="Arial" w:cs="Arial" w:eastAsia="Arial" w:hAnsi="Arial"/>
          <w:sz w:val="28"/>
          <w:szCs w:val="28"/>
          <w:vertAlign w:val="baseline"/>
          <w:rtl w:val="0"/>
        </w:rPr>
        <w:t xml:space="preserve">Definition of Force Majeure</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Force majeure events mean objective and unforeseeable events that are beyond the control of a Party(ies) and prevent a Party(ies) from performing its obligations under the Contract despite having exhausted all necessary reasonable measures, including but not limited to: war, disaster, riots, fire, diseases, emergency situations, or other circumstances as provided by the competent authorities’ prohibitions and decisions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Force Majeure Events</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Lacking in financial capability, insolvency, cessation of business, dissolution, or bankruptcy shall not be considered as Force Majeure Events.</w:t>
      </w:r>
    </w:p>
    <w:p w:rsidR="00000000" w:rsidDel="00000000" w:rsidP="00000000" w:rsidRDefault="00000000" w:rsidRPr="00000000" w14:paraId="000001D5">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k39fm847geed" w:id="242"/>
      <w:bookmarkEnd w:id="242"/>
      <w:r w:rsidDel="00000000" w:rsidR="00000000" w:rsidRPr="00000000">
        <w:rPr>
          <w:rFonts w:ascii="Arial" w:cs="Arial" w:eastAsia="Arial" w:hAnsi="Arial"/>
          <w:sz w:val="28"/>
          <w:szCs w:val="28"/>
          <w:vertAlign w:val="baseline"/>
          <w:rtl w:val="0"/>
        </w:rPr>
        <w:t xml:space="preserve">Notice and Damage Minimization</w:t>
      </w:r>
    </w:p>
    <w:p w:rsidR="00000000" w:rsidDel="00000000" w:rsidP="00000000" w:rsidRDefault="00000000" w:rsidRPr="00000000" w14:paraId="000001D6">
      <w:pPr>
        <w:pStyle w:val="Heading3"/>
        <w:numPr>
          <w:ilvl w:val="2"/>
          <w:numId w:val="23"/>
        </w:numPr>
        <w:spacing w:after="120" w:before="120" w:line="276" w:lineRule="auto"/>
        <w:ind w:left="1440" w:hanging="720"/>
        <w:jc w:val="both"/>
        <w:rPr>
          <w:rFonts w:ascii="Arial" w:cs="Arial" w:eastAsia="Arial" w:hAnsi="Arial"/>
        </w:rPr>
      </w:pPr>
      <w:bookmarkStart w:colFirst="0" w:colLast="0" w:name="_gd1p27jasvah" w:id="243"/>
      <w:bookmarkEnd w:id="243"/>
      <w:r w:rsidDel="00000000" w:rsidR="00000000" w:rsidRPr="00000000">
        <w:rPr>
          <w:rFonts w:ascii="Arial" w:cs="Arial" w:eastAsia="Arial" w:hAnsi="Arial"/>
          <w:vertAlign w:val="baseline"/>
          <w:rtl w:val="0"/>
        </w:rPr>
        <w:t xml:space="preserve">When Force Majeure Events occur, the affected Party has the obligations to:</w:t>
      </w:r>
    </w:p>
    <w:p w:rsidR="00000000" w:rsidDel="00000000" w:rsidP="00000000" w:rsidRDefault="00000000" w:rsidRPr="00000000" w14:paraId="000001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take reasonable and necessary preventive measures to minimize the effects caused by Force Majeure Events; and</w:t>
      </w:r>
    </w:p>
    <w:p w:rsidR="00000000" w:rsidDel="00000000" w:rsidP="00000000" w:rsidRDefault="00000000" w:rsidRPr="00000000" w14:paraId="000001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within [14] days of the affected Party becoming aware of the force majeure event, give a written notice to the other Party, which describes the obligations and works that are being impeded and/or shall be impeded by Force Majeure Events.</w:t>
      </w:r>
    </w:p>
    <w:p w:rsidR="00000000" w:rsidDel="00000000" w:rsidP="00000000" w:rsidRDefault="00000000" w:rsidRPr="00000000" w14:paraId="000001D9">
      <w:pPr>
        <w:pStyle w:val="Heading3"/>
        <w:numPr>
          <w:ilvl w:val="2"/>
          <w:numId w:val="23"/>
        </w:numPr>
        <w:spacing w:after="120" w:before="120" w:line="276" w:lineRule="auto"/>
        <w:ind w:left="1440" w:hanging="720"/>
        <w:jc w:val="both"/>
        <w:rPr>
          <w:rFonts w:ascii="Arial" w:cs="Arial" w:eastAsia="Arial" w:hAnsi="Arial"/>
        </w:rPr>
      </w:pPr>
      <w:bookmarkStart w:colFirst="0" w:colLast="0" w:name="_gu7d2pg4y3jb" w:id="244"/>
      <w:bookmarkEnd w:id="244"/>
      <w:r w:rsidDel="00000000" w:rsidR="00000000" w:rsidRPr="00000000">
        <w:rPr>
          <w:rFonts w:ascii="Arial" w:cs="Arial" w:eastAsia="Arial" w:hAnsi="Arial"/>
          <w:vertAlign w:val="baseline"/>
          <w:rtl w:val="0"/>
        </w:rPr>
        <w:t xml:space="preserve">After having given notice, the Party affected by Force Majeure Events shall be temporarily excused from the performance of the affected obligation(s) during the duration of the Force Majeure Events. The duration for the performance of affected obligations shall be extended corresponding to the duration of the Force Majeure Event. </w:t>
      </w:r>
    </w:p>
    <w:p w:rsidR="00000000" w:rsidDel="00000000" w:rsidP="00000000" w:rsidRDefault="00000000" w:rsidRPr="00000000" w14:paraId="000001DA">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ni5xda13ba7f" w:id="245"/>
      <w:bookmarkEnd w:id="245"/>
      <w:r w:rsidDel="00000000" w:rsidR="00000000" w:rsidRPr="00000000">
        <w:rPr>
          <w:rFonts w:ascii="Arial" w:cs="Arial" w:eastAsia="Arial" w:hAnsi="Arial"/>
          <w:sz w:val="28"/>
          <w:szCs w:val="28"/>
          <w:vertAlign w:val="baseline"/>
          <w:rtl w:val="0"/>
        </w:rPr>
        <w:t xml:space="preserve">Release from performance under the applicable laws</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In the event Force Majeure Events last more than [84] consecutive days after the date of the notice, either Party could, upon giving a notice of at least [28] days in advance to the other Party, terminate this Contract. In this case, Parties agree to hold each other harmless with regard to the obligation(s) affected by Force Majeure Events after all provisions regarding Force Majeure Events specified in this Clause are correctly and fully complied with. To be specific, neither Party shall be penalized and/or provide compensation due to the Contract termination. However, Parties shall determine the quantity of completed Works up to the date of Contract termination and make payment accordingly. Such determination shall be made in writing and fully signed by authorized representatives of the Parties.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D">
      <w:pPr>
        <w:pStyle w:val="Heading1"/>
        <w:numPr>
          <w:ilvl w:val="0"/>
          <w:numId w:val="23"/>
        </w:numPr>
        <w:spacing w:after="120" w:before="120" w:line="276" w:lineRule="auto"/>
        <w:ind w:left="720"/>
        <w:jc w:val="both"/>
        <w:rPr>
          <w:rFonts w:ascii="Arial" w:cs="Arial" w:eastAsia="Arial" w:hAnsi="Arial"/>
          <w:sz w:val="28"/>
          <w:szCs w:val="28"/>
        </w:rPr>
      </w:pPr>
      <w:bookmarkStart w:colFirst="0" w:colLast="0" w:name="_p4ruf49i8z3v" w:id="246"/>
      <w:bookmarkEnd w:id="246"/>
      <w:r w:rsidDel="00000000" w:rsidR="00000000" w:rsidRPr="00000000">
        <w:rPr>
          <w:rFonts w:ascii="Arial" w:cs="Arial" w:eastAsia="Arial" w:hAnsi="Arial"/>
          <w:sz w:val="28"/>
          <w:szCs w:val="28"/>
          <w:vertAlign w:val="baseline"/>
          <w:rtl w:val="0"/>
        </w:rPr>
        <w:t xml:space="preserve">Care of the Works</w:t>
      </w:r>
    </w:p>
    <w:p w:rsidR="00000000" w:rsidDel="00000000" w:rsidP="00000000" w:rsidRDefault="00000000" w:rsidRPr="00000000" w14:paraId="000001DE">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cp8c9h2avtuc" w:id="247"/>
      <w:bookmarkEnd w:id="247"/>
      <w:r w:rsidDel="00000000" w:rsidR="00000000" w:rsidRPr="00000000">
        <w:rPr>
          <w:rFonts w:ascii="Arial" w:cs="Arial" w:eastAsia="Arial" w:hAnsi="Arial"/>
          <w:sz w:val="28"/>
          <w:szCs w:val="28"/>
          <w:vertAlign w:val="baseline"/>
          <w:rtl w:val="0"/>
        </w:rPr>
        <w:t xml:space="preserve">Contractor’s care of the Works</w:t>
      </w:r>
    </w:p>
    <w:p w:rsidR="00000000" w:rsidDel="00000000" w:rsidP="00000000" w:rsidRDefault="00000000" w:rsidRPr="00000000" w14:paraId="000001DF">
      <w:pPr>
        <w:pStyle w:val="Heading3"/>
        <w:numPr>
          <w:ilvl w:val="2"/>
          <w:numId w:val="23"/>
        </w:numPr>
        <w:spacing w:after="120" w:before="120" w:line="276" w:lineRule="auto"/>
        <w:ind w:left="1440" w:hanging="720"/>
        <w:jc w:val="both"/>
        <w:rPr>
          <w:rFonts w:ascii="Arial" w:cs="Arial" w:eastAsia="Arial" w:hAnsi="Arial"/>
        </w:rPr>
      </w:pPr>
      <w:bookmarkStart w:colFirst="0" w:colLast="0" w:name="_6t3e0ln9zmd8" w:id="248"/>
      <w:bookmarkEnd w:id="248"/>
      <w:r w:rsidDel="00000000" w:rsidR="00000000" w:rsidRPr="00000000">
        <w:rPr>
          <w:rFonts w:ascii="Arial" w:cs="Arial" w:eastAsia="Arial" w:hAnsi="Arial"/>
          <w:vertAlign w:val="baseline"/>
          <w:rtl w:val="0"/>
        </w:rPr>
        <w:t xml:space="preserve">The Contractor shall take responsibility for the care of the Works, Product, materials, equipment, and documents of the Contractor on the Site from the Commencement Date until the taking over of Works/Sections in accordance with the Taking Over Minutes.</w:t>
      </w:r>
    </w:p>
    <w:p w:rsidR="00000000" w:rsidDel="00000000" w:rsidP="00000000" w:rsidRDefault="00000000" w:rsidRPr="00000000" w14:paraId="000001E0">
      <w:pPr>
        <w:pStyle w:val="Heading3"/>
        <w:numPr>
          <w:ilvl w:val="2"/>
          <w:numId w:val="23"/>
        </w:numPr>
        <w:spacing w:after="120" w:before="120" w:line="276" w:lineRule="auto"/>
        <w:ind w:left="1440" w:hanging="720"/>
        <w:jc w:val="both"/>
        <w:rPr>
          <w:rFonts w:ascii="Arial" w:cs="Arial" w:eastAsia="Arial" w:hAnsi="Arial"/>
        </w:rPr>
      </w:pPr>
      <w:bookmarkStart w:colFirst="0" w:colLast="0" w:name="_rbw5xa1n28pn" w:id="249"/>
      <w:bookmarkEnd w:id="249"/>
      <w:r w:rsidDel="00000000" w:rsidR="00000000" w:rsidRPr="00000000">
        <w:rPr>
          <w:rFonts w:ascii="Arial" w:cs="Arial" w:eastAsia="Arial" w:hAnsi="Arial"/>
          <w:vertAlign w:val="baseline"/>
          <w:rtl w:val="0"/>
        </w:rPr>
        <w:t xml:space="preserve">Upon the issuance of the Taking Over Minutes, the responsibility for the care of Works shall then pass to the Employer at the date of the Taking Over Minutes.</w:t>
      </w:r>
    </w:p>
    <w:p w:rsidR="00000000" w:rsidDel="00000000" w:rsidP="00000000" w:rsidRDefault="00000000" w:rsidRPr="00000000" w14:paraId="000001E1">
      <w:pPr>
        <w:pStyle w:val="Heading3"/>
        <w:numPr>
          <w:ilvl w:val="2"/>
          <w:numId w:val="23"/>
        </w:numPr>
        <w:spacing w:after="120" w:before="120" w:line="276" w:lineRule="auto"/>
        <w:ind w:left="1440" w:hanging="720"/>
        <w:jc w:val="both"/>
        <w:rPr>
          <w:rFonts w:ascii="Arial" w:cs="Arial" w:eastAsia="Arial" w:hAnsi="Arial"/>
        </w:rPr>
      </w:pPr>
      <w:bookmarkStart w:colFirst="0" w:colLast="0" w:name="_1si6c3h300bj" w:id="250"/>
      <w:bookmarkEnd w:id="250"/>
      <w:r w:rsidDel="00000000" w:rsidR="00000000" w:rsidRPr="00000000">
        <w:rPr>
          <w:rFonts w:ascii="Arial" w:cs="Arial" w:eastAsia="Arial" w:hAnsi="Arial"/>
          <w:vertAlign w:val="baseline"/>
          <w:rtl w:val="0"/>
        </w:rPr>
        <w:t xml:space="preserve">If the Contract is terminated pursuant to Clause 12 and Clause 13 of this Contract, the Contractor shall be relieved of the responsibility for the care of Works from the date of Contract termination onward.</w:t>
      </w:r>
    </w:p>
    <w:p w:rsidR="00000000" w:rsidDel="00000000" w:rsidP="00000000" w:rsidRDefault="00000000" w:rsidRPr="00000000" w14:paraId="000001E2">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1opk6juhuxmo" w:id="251"/>
      <w:bookmarkEnd w:id="251"/>
      <w:r w:rsidDel="00000000" w:rsidR="00000000" w:rsidRPr="00000000">
        <w:rPr>
          <w:rFonts w:ascii="Arial" w:cs="Arial" w:eastAsia="Arial" w:hAnsi="Arial"/>
          <w:sz w:val="28"/>
          <w:szCs w:val="28"/>
          <w:vertAlign w:val="baseline"/>
          <w:rtl w:val="0"/>
        </w:rPr>
        <w:t xml:space="preserve">Employer’s Risks</w:t>
      </w:r>
    </w:p>
    <w:p w:rsidR="00000000" w:rsidDel="00000000" w:rsidP="00000000" w:rsidRDefault="00000000" w:rsidRPr="00000000" w14:paraId="000001E3">
      <w:pPr>
        <w:pStyle w:val="Heading3"/>
        <w:numPr>
          <w:ilvl w:val="2"/>
          <w:numId w:val="23"/>
        </w:numPr>
        <w:spacing w:after="120" w:before="120" w:line="276" w:lineRule="auto"/>
        <w:ind w:left="1440" w:hanging="720"/>
        <w:jc w:val="both"/>
        <w:rPr>
          <w:rFonts w:ascii="Arial" w:cs="Arial" w:eastAsia="Arial" w:hAnsi="Arial"/>
        </w:rPr>
      </w:pPr>
      <w:bookmarkStart w:colFirst="0" w:colLast="0" w:name="_jfs7zrh8g665" w:id="252"/>
      <w:bookmarkEnd w:id="252"/>
      <w:r w:rsidDel="00000000" w:rsidR="00000000" w:rsidRPr="00000000">
        <w:rPr>
          <w:rFonts w:ascii="Arial" w:cs="Arial" w:eastAsia="Arial" w:hAnsi="Arial"/>
          <w:vertAlign w:val="baseline"/>
          <w:rtl w:val="0"/>
        </w:rPr>
        <w:t xml:space="preserve">Contractor shall not take any responsibility, whether under the form of compensation or otherwise, for the loss or damage that happens to the Works, Product, materials, equipment, and Contract’s Documents on the Site caused by any of the below:</w:t>
      </w:r>
    </w:p>
    <w:p w:rsidR="00000000" w:rsidDel="00000000" w:rsidP="00000000" w:rsidRDefault="00000000" w:rsidRPr="00000000" w14:paraId="000001E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Use or occupation by the Employer of any part of the Permanent Works by the Employer, except as may be specified in the Contract;</w:t>
      </w:r>
    </w:p>
    <w:p w:rsidR="00000000" w:rsidDel="00000000" w:rsidP="00000000" w:rsidRDefault="00000000" w:rsidRPr="00000000" w14:paraId="000001E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Defects, mistakes, flaws, or shortcomings in the design of any part of the Works provided by the Employer or third parties;</w:t>
      </w:r>
    </w:p>
    <w:p w:rsidR="00000000" w:rsidDel="00000000" w:rsidP="00000000" w:rsidRDefault="00000000" w:rsidRPr="00000000" w14:paraId="000001E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An issue that could not be reasonably expected to be prevented even by an experienced individual who has implemented all preventative measures;</w:t>
      </w:r>
    </w:p>
    <w:p w:rsidR="00000000" w:rsidDel="00000000" w:rsidP="00000000" w:rsidRDefault="00000000" w:rsidRPr="00000000" w14:paraId="000001E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Force Majeure Events; and/or</w:t>
      </w:r>
    </w:p>
    <w:p w:rsidR="00000000" w:rsidDel="00000000" w:rsidP="00000000" w:rsidRDefault="00000000" w:rsidRPr="00000000" w14:paraId="000001E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120" w:line="276" w:lineRule="auto"/>
        <w:ind w:left="2160" w:right="0" w:hanging="720"/>
        <w:jc w:val="both"/>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Any act or fault of the Employer’s staff or other contractors of the Employer.</w:t>
      </w:r>
    </w:p>
    <w:p w:rsidR="00000000" w:rsidDel="00000000" w:rsidP="00000000" w:rsidRDefault="00000000" w:rsidRPr="00000000" w14:paraId="000001E9">
      <w:pPr>
        <w:pStyle w:val="Heading3"/>
        <w:numPr>
          <w:ilvl w:val="2"/>
          <w:numId w:val="23"/>
        </w:numPr>
        <w:spacing w:after="120" w:before="120" w:line="276" w:lineRule="auto"/>
        <w:ind w:left="1440" w:hanging="720"/>
        <w:jc w:val="both"/>
        <w:rPr>
          <w:rFonts w:ascii="Arial" w:cs="Arial" w:eastAsia="Arial" w:hAnsi="Arial"/>
        </w:rPr>
      </w:pPr>
      <w:bookmarkStart w:colFirst="0" w:colLast="0" w:name="_athigd554olx" w:id="253"/>
      <w:bookmarkEnd w:id="253"/>
      <w:r w:rsidDel="00000000" w:rsidR="00000000" w:rsidRPr="00000000">
        <w:rPr>
          <w:rFonts w:ascii="Arial" w:cs="Arial" w:eastAsia="Arial" w:hAnsi="Arial"/>
          <w:vertAlign w:val="baseline"/>
          <w:rtl w:val="0"/>
        </w:rPr>
        <w:t xml:space="preserve">If one of the above risks results in loss or damage to the Works, Product, materials, equipment, or Contractor’s documents on the Site, the Employer shall bear the cost for the rectification of this loss or damage, and the Contractor shall be entitled to extension of Time for Completion and payment of any expense incurred accordingly.</w:t>
      </w:r>
    </w:p>
    <w:p w:rsidR="00000000" w:rsidDel="00000000" w:rsidP="00000000" w:rsidRDefault="00000000" w:rsidRPr="00000000" w14:paraId="000001EA">
      <w:pPr>
        <w:spacing w:after="120" w:before="120" w:line="276"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EB">
      <w:pPr>
        <w:pStyle w:val="Heading1"/>
        <w:numPr>
          <w:ilvl w:val="0"/>
          <w:numId w:val="23"/>
        </w:numPr>
        <w:spacing w:after="120" w:before="120" w:line="276" w:lineRule="auto"/>
        <w:ind w:left="720"/>
        <w:jc w:val="both"/>
        <w:rPr>
          <w:rFonts w:ascii="Arial" w:cs="Arial" w:eastAsia="Arial" w:hAnsi="Arial"/>
          <w:sz w:val="28"/>
          <w:szCs w:val="28"/>
        </w:rPr>
      </w:pPr>
      <w:bookmarkStart w:colFirst="0" w:colLast="0" w:name="_uaq0zijcl4hb" w:id="254"/>
      <w:bookmarkEnd w:id="254"/>
      <w:r w:rsidDel="00000000" w:rsidR="00000000" w:rsidRPr="00000000">
        <w:rPr>
          <w:rFonts w:ascii="Arial" w:cs="Arial" w:eastAsia="Arial" w:hAnsi="Arial"/>
          <w:sz w:val="28"/>
          <w:szCs w:val="28"/>
          <w:vertAlign w:val="baseline"/>
          <w:rtl w:val="0"/>
        </w:rPr>
        <w:t xml:space="preserve">Insurance</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bookmarkStart w:colFirst="0" w:colLast="0" w:name="_3qdpdy6mx0r3" w:id="255"/>
      <w:bookmarkEnd w:id="255"/>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Employer shall be responsible for purchasing construction insurance for Works throughout the installation and construction duration, with the insurance amount not less than 110% of the Contract Price. Upon the Contractor’s request, the Employer shall provide a copy of the insurance certificate for the Works to the Contractor.</w:t>
      </w:r>
    </w:p>
    <w:p w:rsidR="00000000" w:rsidDel="00000000" w:rsidP="00000000" w:rsidRDefault="00000000" w:rsidRPr="00000000" w14:paraId="000001ED">
      <w:pPr>
        <w:spacing w:after="120" w:before="120" w:line="276" w:lineRule="auto"/>
        <w:rPr>
          <w:rFonts w:ascii="Arial" w:cs="Arial" w:eastAsia="Arial" w:hAnsi="Arial"/>
          <w:b w:val="1"/>
          <w:bCs w:val="1"/>
          <w:sz w:val="28"/>
          <w:szCs w:val="28"/>
        </w:rPr>
      </w:pPr>
      <w:bookmarkStart w:colFirst="0" w:colLast="0" w:name="_ihb44crx79g9" w:id="256"/>
      <w:bookmarkEnd w:id="256"/>
      <w:r w:rsidDel="00000000" w:rsidR="00000000" w:rsidRPr="00000000">
        <w:rPr>
          <w:rtl w:val="0"/>
        </w:rPr>
      </w:r>
    </w:p>
    <w:p w:rsidR="00000000" w:rsidDel="00000000" w:rsidP="00000000" w:rsidRDefault="00000000" w:rsidRPr="00000000" w14:paraId="000001EE">
      <w:pPr>
        <w:pStyle w:val="Heading1"/>
        <w:numPr>
          <w:ilvl w:val="0"/>
          <w:numId w:val="23"/>
        </w:numPr>
        <w:spacing w:after="120" w:before="120" w:line="276" w:lineRule="auto"/>
        <w:ind w:left="720"/>
        <w:jc w:val="both"/>
        <w:rPr>
          <w:rFonts w:ascii="Arial" w:cs="Arial" w:eastAsia="Arial" w:hAnsi="Arial"/>
          <w:sz w:val="28"/>
          <w:szCs w:val="28"/>
        </w:rPr>
      </w:pPr>
      <w:bookmarkStart w:colFirst="0" w:colLast="0" w:name="_ubymfngvzfic" w:id="257"/>
      <w:bookmarkEnd w:id="257"/>
      <w:r w:rsidDel="00000000" w:rsidR="00000000" w:rsidRPr="00000000">
        <w:rPr>
          <w:rFonts w:ascii="Arial" w:cs="Arial" w:eastAsia="Arial" w:hAnsi="Arial"/>
          <w:sz w:val="28"/>
          <w:szCs w:val="28"/>
          <w:vertAlign w:val="baseline"/>
          <w:rtl w:val="0"/>
        </w:rPr>
        <w:t xml:space="preserve">Dispute Resolution</w:t>
      </w:r>
    </w:p>
    <w:p w:rsidR="00000000" w:rsidDel="00000000" w:rsidP="00000000" w:rsidRDefault="00000000" w:rsidRPr="00000000" w14:paraId="000001EF">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q6jcocd58kdt" w:id="258"/>
      <w:bookmarkEnd w:id="258"/>
      <w:r w:rsidDel="00000000" w:rsidR="00000000" w:rsidRPr="00000000">
        <w:rPr>
          <w:rFonts w:ascii="Arial" w:cs="Arial" w:eastAsia="Arial" w:hAnsi="Arial"/>
          <w:sz w:val="28"/>
          <w:szCs w:val="28"/>
          <w:vertAlign w:val="baseline"/>
          <w:rtl w:val="0"/>
        </w:rPr>
        <w:t xml:space="preserve">Claims of the Employer or Contractor</w:t>
      </w:r>
    </w:p>
    <w:p w:rsidR="00000000" w:rsidDel="00000000" w:rsidP="00000000" w:rsidRDefault="00000000" w:rsidRPr="00000000" w14:paraId="000001F0">
      <w:pPr>
        <w:pStyle w:val="Heading3"/>
        <w:numPr>
          <w:ilvl w:val="2"/>
          <w:numId w:val="23"/>
        </w:numPr>
        <w:spacing w:after="120" w:before="120" w:line="276" w:lineRule="auto"/>
        <w:ind w:left="1440" w:hanging="720"/>
        <w:jc w:val="both"/>
        <w:rPr/>
      </w:pPr>
      <w:bookmarkStart w:colFirst="0" w:colLast="0" w:name="_eg6jekbidbe9" w:id="259"/>
      <w:bookmarkEnd w:id="259"/>
      <w:r w:rsidDel="00000000" w:rsidR="00000000" w:rsidRPr="00000000">
        <w:rPr>
          <w:rFonts w:ascii="Arial" w:cs="Arial" w:eastAsia="Arial" w:hAnsi="Arial"/>
          <w:vertAlign w:val="baseline"/>
          <w:rtl w:val="0"/>
        </w:rPr>
        <w:t xml:space="preserve">If the Employer or Contractor considers itself to be entitled to any extension of the Time for Completion (applicable to the Contractor) and/or any additional payment, or any other benefits, under any Clause of this </w:t>
      </w:r>
      <w:r w:rsidDel="00000000" w:rsidR="00000000" w:rsidRPr="00000000">
        <w:rPr>
          <w:rFonts w:ascii="Arial" w:cs="Arial" w:eastAsia="Arial" w:hAnsi="Arial"/>
          <w:b w:val="1"/>
          <w:bCs w:val="1"/>
          <w:vertAlign w:val="baseline"/>
          <w:rtl w:val="0"/>
        </w:rPr>
        <w:t xml:space="preserve">Conditions of Contract</w:t>
      </w:r>
      <w:r w:rsidDel="00000000" w:rsidR="00000000" w:rsidRPr="00000000">
        <w:rPr>
          <w:rFonts w:ascii="Arial" w:cs="Arial" w:eastAsia="Arial" w:hAnsi="Arial"/>
          <w:vertAlign w:val="baseline"/>
          <w:rtl w:val="0"/>
        </w:rPr>
        <w:t xml:space="preserve"> or related to the Contract, that Party shall give a notice of claim to the other Party (and a copy of the notice to the Engineer), describing the event or circumstance giving rise to the claim. This Notice shall be given as soon as practicable, and not later than [30] days after the claiming Party became aware, or should have become aware, of the event or circumstance.</w:t>
      </w:r>
    </w:p>
    <w:p w:rsidR="00000000" w:rsidDel="00000000" w:rsidP="00000000" w:rsidRDefault="00000000" w:rsidRPr="00000000" w14:paraId="000001F1">
      <w:pPr>
        <w:pStyle w:val="Heading3"/>
        <w:numPr>
          <w:ilvl w:val="2"/>
          <w:numId w:val="23"/>
        </w:numPr>
        <w:spacing w:after="120" w:before="120" w:line="276" w:lineRule="auto"/>
        <w:ind w:left="1440" w:hanging="720"/>
        <w:jc w:val="both"/>
        <w:rPr>
          <w:rFonts w:ascii="Arial" w:cs="Arial" w:eastAsia="Arial" w:hAnsi="Arial"/>
        </w:rPr>
      </w:pPr>
      <w:bookmarkStart w:colFirst="0" w:colLast="0" w:name="_r132lqk369qw" w:id="260"/>
      <w:bookmarkEnd w:id="260"/>
      <w:r w:rsidDel="00000000" w:rsidR="00000000" w:rsidRPr="00000000">
        <w:rPr>
          <w:rFonts w:ascii="Arial" w:cs="Arial" w:eastAsia="Arial" w:hAnsi="Arial"/>
          <w:vertAlign w:val="baseline"/>
          <w:rtl w:val="0"/>
        </w:rPr>
        <w:t xml:space="preserve">Within 30 days of the receipt of the notice of claim from the claiming Party, Parties shall, in the spirit of good faith and cooperation, communicate in an effort to reach an agreement on the issue of the claim. If Parties could not reach an agreement on the resolution of the claim by the expiration of this duration, the claim shall be resolved in accordance with the dispute resolution procedures specified in Sub-Clause 17.2.</w:t>
      </w:r>
    </w:p>
    <w:p w:rsidR="00000000" w:rsidDel="00000000" w:rsidP="00000000" w:rsidRDefault="00000000" w:rsidRPr="00000000" w14:paraId="000001F2">
      <w:pPr>
        <w:pStyle w:val="Heading2"/>
        <w:numPr>
          <w:ilvl w:val="1"/>
          <w:numId w:val="23"/>
        </w:numPr>
        <w:spacing w:after="120" w:before="120" w:line="276" w:lineRule="auto"/>
        <w:ind w:left="720"/>
        <w:jc w:val="both"/>
        <w:rPr>
          <w:rFonts w:ascii="Arial" w:cs="Arial" w:eastAsia="Arial" w:hAnsi="Arial"/>
          <w:sz w:val="28"/>
          <w:szCs w:val="28"/>
        </w:rPr>
      </w:pPr>
      <w:bookmarkStart w:colFirst="0" w:colLast="0" w:name="_7rt0ewz5cr78" w:id="261"/>
      <w:bookmarkEnd w:id="261"/>
      <w:r w:rsidDel="00000000" w:rsidR="00000000" w:rsidRPr="00000000">
        <w:rPr>
          <w:rFonts w:ascii="Arial" w:cs="Arial" w:eastAsia="Arial" w:hAnsi="Arial"/>
          <w:sz w:val="28"/>
          <w:szCs w:val="28"/>
          <w:vertAlign w:val="baseline"/>
          <w:rtl w:val="0"/>
        </w:rPr>
        <w:t xml:space="preserve">Dispute resolution</w:t>
      </w:r>
    </w:p>
    <w:p w:rsidR="00000000" w:rsidDel="00000000" w:rsidP="00000000" w:rsidRDefault="00000000" w:rsidRPr="00000000" w14:paraId="000001F3">
      <w:pPr>
        <w:pStyle w:val="Heading3"/>
        <w:numPr>
          <w:ilvl w:val="2"/>
          <w:numId w:val="23"/>
        </w:numPr>
        <w:spacing w:after="120" w:before="120" w:line="276" w:lineRule="auto"/>
        <w:ind w:left="1440" w:hanging="720"/>
        <w:jc w:val="both"/>
        <w:rPr>
          <w:rFonts w:ascii="Arial" w:cs="Arial" w:eastAsia="Arial" w:hAnsi="Arial"/>
        </w:rPr>
      </w:pPr>
      <w:bookmarkStart w:colFirst="0" w:colLast="0" w:name="_38wjhuwgapt5" w:id="262"/>
      <w:bookmarkEnd w:id="262"/>
      <w:r w:rsidDel="00000000" w:rsidR="00000000" w:rsidRPr="00000000">
        <w:rPr>
          <w:rFonts w:ascii="Arial" w:cs="Arial" w:eastAsia="Arial" w:hAnsi="Arial"/>
          <w:vertAlign w:val="baseline"/>
          <w:rtl w:val="0"/>
        </w:rPr>
        <w:t xml:space="preserve">Disputes arising out of or in relation to this Contract shall be resolved at the Vietnam International Arbitration Centre (“VIAC”) under the VIAC Rules. The Arbitral Tribunal shall consist of 01 (one) sole arbitrator. The language of arbitration shall be English. The place of arbitration shall be Ho Chi Minh City. The governing laws for the arbitration agreement shall be the laws of Vietnam.</w:t>
      </w:r>
    </w:p>
    <w:p w:rsidR="00000000" w:rsidDel="00000000" w:rsidP="00000000" w:rsidRDefault="00000000" w:rsidRPr="00000000" w14:paraId="000001F4">
      <w:pPr>
        <w:pStyle w:val="Heading3"/>
        <w:numPr>
          <w:ilvl w:val="2"/>
          <w:numId w:val="23"/>
        </w:numPr>
        <w:spacing w:after="120" w:before="120" w:line="276" w:lineRule="auto"/>
        <w:ind w:left="1440" w:hanging="720"/>
        <w:jc w:val="both"/>
        <w:rPr>
          <w:rFonts w:ascii="Arial" w:cs="Arial" w:eastAsia="Arial" w:hAnsi="Arial"/>
        </w:rPr>
      </w:pPr>
      <w:bookmarkStart w:colFirst="0" w:colLast="0" w:name="_g0x8hmzbd56i" w:id="263"/>
      <w:bookmarkEnd w:id="263"/>
      <w:r w:rsidDel="00000000" w:rsidR="00000000" w:rsidRPr="00000000">
        <w:rPr>
          <w:rFonts w:ascii="Arial" w:cs="Arial" w:eastAsia="Arial" w:hAnsi="Arial"/>
          <w:vertAlign w:val="baseline"/>
          <w:rtl w:val="0"/>
        </w:rPr>
        <w:t xml:space="preserve">The dispute resolution under this Sub-Clause shall not affect the performance of obligations under the Contract by the Parties, unless the Contract is terminated, or the governing laws provide otherwise.</w:t>
      </w:r>
    </w:p>
    <w:p w:rsidR="00000000" w:rsidDel="00000000" w:rsidP="00000000" w:rsidRDefault="00000000" w:rsidRPr="00000000" w14:paraId="000001F5">
      <w:pPr>
        <w:pStyle w:val="Heading3"/>
        <w:numPr>
          <w:ilvl w:val="2"/>
          <w:numId w:val="23"/>
        </w:numPr>
        <w:spacing w:after="120" w:before="120" w:line="276" w:lineRule="auto"/>
        <w:ind w:left="1440" w:hanging="720"/>
        <w:jc w:val="both"/>
        <w:rPr>
          <w:rFonts w:ascii="Arial" w:cs="Arial" w:eastAsia="Arial" w:hAnsi="Arial"/>
        </w:rPr>
      </w:pPr>
      <w:bookmarkStart w:colFirst="0" w:colLast="0" w:name="_jyicmmpoxc8x" w:id="264"/>
      <w:bookmarkEnd w:id="264"/>
      <w:r w:rsidDel="00000000" w:rsidR="00000000" w:rsidRPr="00000000">
        <w:rPr>
          <w:rFonts w:ascii="Arial" w:cs="Arial" w:eastAsia="Arial" w:hAnsi="Arial"/>
          <w:vertAlign w:val="baseline"/>
          <w:rtl w:val="0"/>
        </w:rPr>
        <w:t xml:space="preserve">The arbitral award shall be the final decision and has binding effects on the Parties.</w:t>
      </w:r>
    </w:p>
    <w:p w:rsidR="00000000" w:rsidDel="00000000" w:rsidP="00000000" w:rsidRDefault="00000000" w:rsidRPr="00000000" w14:paraId="000001F6">
      <w:pPr>
        <w:pStyle w:val="Heading3"/>
        <w:numPr>
          <w:ilvl w:val="2"/>
          <w:numId w:val="23"/>
        </w:numPr>
        <w:spacing w:after="120" w:before="120" w:line="276" w:lineRule="auto"/>
        <w:ind w:left="1440" w:hanging="720"/>
        <w:jc w:val="both"/>
        <w:rPr>
          <w:rFonts w:ascii="Arial" w:cs="Arial" w:eastAsia="Arial" w:hAnsi="Arial"/>
        </w:rPr>
      </w:pPr>
      <w:bookmarkStart w:colFirst="0" w:colLast="0" w:name="_9idkbq8wdafx" w:id="265"/>
      <w:bookmarkEnd w:id="265"/>
      <w:r w:rsidDel="00000000" w:rsidR="00000000" w:rsidRPr="00000000">
        <w:rPr>
          <w:rFonts w:ascii="Arial" w:cs="Arial" w:eastAsia="Arial" w:hAnsi="Arial"/>
          <w:vertAlign w:val="baseline"/>
          <w:rtl w:val="0"/>
        </w:rPr>
        <w:t xml:space="preserve">All costs for the dispute resolution (including proceeding fees, lawyer engagement fee, and other fees directly related to the dispute resolution) shall be borne by the losing party.</w:t>
      </w:r>
      <w:r w:rsidDel="00000000" w:rsidR="00000000" w:rsidRPr="00000000">
        <w:br w:type="page"/>
      </w:r>
      <w:r w:rsidDel="00000000" w:rsidR="00000000" w:rsidRPr="00000000">
        <w:rPr>
          <w:rtl w:val="0"/>
        </w:rPr>
      </w:r>
    </w:p>
    <w:p w:rsidR="00000000" w:rsidDel="00000000" w:rsidP="00000000" w:rsidRDefault="00000000" w:rsidRPr="00000000" w14:paraId="000001F7">
      <w:pPr>
        <w:pStyle w:val="Title"/>
        <w:spacing w:after="120" w:before="120" w:line="276" w:lineRule="auto"/>
        <w:jc w:val="center"/>
        <w:rPr>
          <w:rFonts w:ascii="Arial" w:cs="Arial" w:eastAsia="Arial" w:hAnsi="Arial"/>
          <w:sz w:val="28"/>
          <w:szCs w:val="28"/>
        </w:rPr>
      </w:pPr>
      <w:bookmarkStart w:colFirst="0" w:colLast="0" w:name="_etfcv4azah8e" w:id="266"/>
      <w:bookmarkEnd w:id="266"/>
      <w:r w:rsidDel="00000000" w:rsidR="00000000" w:rsidRPr="00000000">
        <w:rPr>
          <w:rFonts w:ascii="Arial" w:cs="Arial" w:eastAsia="Arial" w:hAnsi="Arial"/>
          <w:sz w:val="28"/>
          <w:szCs w:val="28"/>
          <w:rtl w:val="0"/>
        </w:rPr>
        <w:t xml:space="preserve">ANNEX 1: PROJECT’S INFORMATION</w:t>
      </w:r>
    </w:p>
    <w:p w:rsidR="00000000" w:rsidDel="00000000" w:rsidP="00000000" w:rsidRDefault="00000000" w:rsidRPr="00000000" w14:paraId="000001F8">
      <w:pPr>
        <w:spacing w:after="120" w:before="120" w:line="276"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F9">
      <w:pPr>
        <w:spacing w:after="120" w:before="120"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Material specification</w:t>
      </w:r>
    </w:p>
    <w:p w:rsidR="00000000" w:rsidDel="00000000" w:rsidP="00000000" w:rsidRDefault="00000000" w:rsidRPr="00000000" w14:paraId="000001FA">
      <w:pPr>
        <w:spacing w:after="120" w:before="120"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Design code &amp; deflection criteria </w:t>
      </w:r>
    </w:p>
    <w:p w:rsidR="00000000" w:rsidDel="00000000" w:rsidP="00000000" w:rsidRDefault="00000000" w:rsidRPr="00000000" w14:paraId="000001FB">
      <w:pPr>
        <w:spacing w:after="120" w:before="120"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PebSteel Strict Deflection Criteria </w:t>
      </w:r>
    </w:p>
    <w:p w:rsidR="00000000" w:rsidDel="00000000" w:rsidP="00000000" w:rsidRDefault="00000000" w:rsidRPr="00000000" w14:paraId="000001FC">
      <w:pPr>
        <w:spacing w:after="120" w:before="12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FD">
      <w:pPr>
        <w:spacing w:after="120" w:before="120" w:line="276" w:lineRule="auto"/>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FE">
      <w:pPr>
        <w:pStyle w:val="Title"/>
        <w:spacing w:after="120" w:before="120" w:line="276" w:lineRule="auto"/>
        <w:jc w:val="center"/>
        <w:rPr>
          <w:rFonts w:ascii="Arial" w:cs="Arial" w:eastAsia="Arial" w:hAnsi="Arial"/>
          <w:sz w:val="28"/>
          <w:szCs w:val="28"/>
        </w:rPr>
      </w:pPr>
      <w:bookmarkStart w:colFirst="0" w:colLast="0" w:name="_xxsnqxdw2z58" w:id="267"/>
      <w:bookmarkEnd w:id="267"/>
      <w:r w:rsidDel="00000000" w:rsidR="00000000" w:rsidRPr="00000000">
        <w:rPr>
          <w:rFonts w:ascii="Arial" w:cs="Arial" w:eastAsia="Arial" w:hAnsi="Arial"/>
          <w:sz w:val="28"/>
          <w:szCs w:val="28"/>
          <w:rtl w:val="0"/>
        </w:rPr>
        <w:t xml:space="preserve">ANNEX 2: CONTRACT PRICE AND PAYMENT TERM </w:t>
      </w:r>
    </w:p>
    <w:p w:rsidR="00000000" w:rsidDel="00000000" w:rsidP="00000000" w:rsidRDefault="00000000" w:rsidRPr="00000000" w14:paraId="000001FF">
      <w:pPr>
        <w:pStyle w:val="Heading1"/>
        <w:numPr>
          <w:ilvl w:val="0"/>
          <w:numId w:val="18"/>
        </w:numPr>
        <w:ind w:left="360"/>
        <w:rPr>
          <w:rFonts w:ascii="Arial" w:cs="Arial" w:eastAsia="Arial" w:hAnsi="Arial"/>
          <w:sz w:val="28"/>
          <w:szCs w:val="28"/>
        </w:rPr>
      </w:pPr>
      <w:bookmarkStart w:colFirst="0" w:colLast="0" w:name="_6u80v7ifc31u" w:id="268"/>
      <w:bookmarkEnd w:id="268"/>
      <w:r w:rsidDel="00000000" w:rsidR="00000000" w:rsidRPr="00000000">
        <w:rPr>
          <w:rFonts w:ascii="Arial" w:cs="Arial" w:eastAsia="Arial" w:hAnsi="Arial"/>
          <w:sz w:val="28"/>
          <w:szCs w:val="28"/>
          <w:vertAlign w:val="baseline"/>
          <w:rtl w:val="0"/>
        </w:rPr>
        <w:t xml:space="preserve">Contract Price</w:t>
      </w:r>
    </w:p>
    <w:p w:rsidR="00000000" w:rsidDel="00000000" w:rsidP="00000000" w:rsidRDefault="00000000" w:rsidRPr="00000000" w14:paraId="00000200">
      <w:pPr>
        <w:spacing w:after="120" w:before="120" w:line="276" w:lineRule="auto"/>
        <w:ind w:left="720" w:firstLine="0"/>
        <w:jc w:val="both"/>
        <w:rPr>
          <w:rFonts w:ascii="Arial" w:cs="Arial" w:eastAsia="Arial" w:hAnsi="Arial"/>
          <w:sz w:val="28"/>
          <w:szCs w:val="28"/>
        </w:rPr>
      </w:pPr>
      <w:bookmarkStart w:colFirst="0" w:colLast="0" w:name="_uz7nn2cf3j4x" w:id="269"/>
      <w:bookmarkEnd w:id="269"/>
      <w:r w:rsidDel="00000000" w:rsidR="00000000" w:rsidRPr="00000000">
        <w:rPr>
          <w:rFonts w:ascii="Arial" w:cs="Arial" w:eastAsia="Arial" w:hAnsi="Arial"/>
          <w:sz w:val="28"/>
          <w:szCs w:val="28"/>
          <w:rtl w:val="0"/>
        </w:rPr>
        <w:t xml:space="preserve">Contract Price is the lump sum price based on the IFC Drawings or Approval Drawings (as the case may be), Scope of Works, Specifications, and appendices of the Contract. The volume of Works to be performed by the Contract as specified in the Bill of Quantity shall not be re-measured or changed, unless it constitutes a Variation under the Contract.</w:t>
      </w:r>
    </w:p>
    <w:p w:rsidR="00000000" w:rsidDel="00000000" w:rsidP="00000000" w:rsidRDefault="00000000" w:rsidRPr="00000000" w14:paraId="00000201">
      <w:pPr>
        <w:spacing w:after="120" w:before="120" w:line="276" w:lineRule="auto"/>
        <w:ind w:left="72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The Contract Price is: 500,000 USD (In words: Five hundred thousand US Dollars)</w:t>
      </w:r>
      <w:r w:rsidDel="00000000" w:rsidR="00000000" w:rsidRPr="00000000">
        <w:rPr>
          <w:rtl w:val="0"/>
        </w:rPr>
      </w:r>
    </w:p>
    <w:p w:rsidR="00000000" w:rsidDel="00000000" w:rsidP="00000000" w:rsidRDefault="00000000" w:rsidRPr="00000000" w14:paraId="00000202">
      <w:pPr>
        <w:spacing w:after="120" w:before="120" w:line="276" w:lineRule="auto"/>
        <w:ind w:left="72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Contract Price includes all costs that the Employer has to make payment to the Contractor for the works to be performed by the Contractor under the Contract, including but not limited to construction costs, general costs, cost for workers (including costs for overtime when the workers have to work during the night or on off days, holidays), royalty, insurance fee, profits of the Contractor, and all kinds of taxes, duties, and fees (if any) relevant to the works in accordance with the governing laws.</w:t>
      </w:r>
    </w:p>
    <w:p w:rsidR="00000000" w:rsidDel="00000000" w:rsidP="00000000" w:rsidRDefault="00000000" w:rsidRPr="00000000" w14:paraId="00000203">
      <w:pPr>
        <w:spacing w:after="120" w:before="120" w:line="276" w:lineRule="auto"/>
        <w:ind w:left="72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Value-Added Tax (VAT) or taxes of a similar nature shall be applied in accordance with the provisions of the governing laws from time to time.</w:t>
      </w:r>
    </w:p>
    <w:p w:rsidR="00000000" w:rsidDel="00000000" w:rsidP="00000000" w:rsidRDefault="00000000" w:rsidRPr="00000000" w14:paraId="00000204">
      <w:pPr>
        <w:pStyle w:val="Heading1"/>
        <w:numPr>
          <w:ilvl w:val="0"/>
          <w:numId w:val="18"/>
        </w:numPr>
        <w:ind w:left="360"/>
        <w:rPr>
          <w:rFonts w:ascii="Arial" w:cs="Arial" w:eastAsia="Arial" w:hAnsi="Arial"/>
          <w:sz w:val="28"/>
          <w:szCs w:val="28"/>
        </w:rPr>
      </w:pPr>
      <w:bookmarkStart w:colFirst="0" w:colLast="0" w:name="_3opfd5f64nfo" w:id="270"/>
      <w:bookmarkEnd w:id="270"/>
      <w:r w:rsidDel="00000000" w:rsidR="00000000" w:rsidRPr="00000000">
        <w:rPr>
          <w:rFonts w:ascii="Arial" w:cs="Arial" w:eastAsia="Arial" w:hAnsi="Arial"/>
          <w:sz w:val="28"/>
          <w:szCs w:val="28"/>
          <w:vertAlign w:val="baseline"/>
          <w:rtl w:val="0"/>
        </w:rPr>
        <w:t xml:space="preserve">Payment method</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Bank transfer to the following account of the Contractor: </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Name: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w:t>
      </w:r>
      <w:r w:rsidDel="00000000" w:rsidR="00000000" w:rsidRPr="00000000">
        <w:rPr>
          <w:rFonts w:ascii="Arial" w:cs="Arial" w:eastAsia="Arial" w:hAnsi="Arial"/>
          <w:b w:val="1"/>
          <w:bCs w:val="1"/>
          <w:sz w:val="28"/>
          <w:szCs w:val="28"/>
          <w:rtl w:val="0"/>
        </w:rPr>
        <w:t xml:space="preserve">inh Truong Giang</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Bank number: 123456789</w:t>
      </w:r>
    </w:p>
    <w:p w:rsidR="00000000" w:rsidDel="00000000" w:rsidP="00000000" w:rsidRDefault="00000000" w:rsidRPr="00000000" w14:paraId="00000208">
      <w:pPr>
        <w:pStyle w:val="Heading1"/>
        <w:numPr>
          <w:ilvl w:val="0"/>
          <w:numId w:val="18"/>
        </w:numPr>
        <w:ind w:left="360"/>
        <w:rPr>
          <w:rFonts w:ascii="Arial" w:cs="Arial" w:eastAsia="Arial" w:hAnsi="Arial"/>
          <w:sz w:val="28"/>
          <w:szCs w:val="28"/>
        </w:rPr>
      </w:pPr>
      <w:bookmarkStart w:colFirst="0" w:colLast="0" w:name="_nhgzkkso5ljk" w:id="271"/>
      <w:bookmarkEnd w:id="271"/>
      <w:r w:rsidDel="00000000" w:rsidR="00000000" w:rsidRPr="00000000">
        <w:rPr>
          <w:rFonts w:ascii="Arial" w:cs="Arial" w:eastAsia="Arial" w:hAnsi="Arial"/>
          <w:sz w:val="28"/>
          <w:szCs w:val="28"/>
          <w:vertAlign w:val="baseline"/>
          <w:rtl w:val="0"/>
        </w:rPr>
        <w:t xml:space="preserve">Delayed Payment</w:t>
      </w:r>
    </w:p>
    <w:p w:rsidR="00000000" w:rsidDel="00000000" w:rsidP="00000000" w:rsidRDefault="00000000" w:rsidRPr="00000000" w14:paraId="00000209">
      <w:pPr>
        <w:pStyle w:val="Heading2"/>
        <w:numPr>
          <w:ilvl w:val="1"/>
          <w:numId w:val="18"/>
        </w:numPr>
        <w:spacing w:after="120" w:before="120" w:line="276" w:lineRule="auto"/>
        <w:ind w:left="720"/>
        <w:jc w:val="both"/>
        <w:rPr>
          <w:rFonts w:ascii="Arial" w:cs="Arial" w:eastAsia="Arial" w:hAnsi="Arial"/>
          <w:sz w:val="28"/>
          <w:szCs w:val="28"/>
        </w:rPr>
      </w:pPr>
      <w:bookmarkStart w:colFirst="0" w:colLast="0" w:name="_733t5u5ijuav" w:id="272"/>
      <w:bookmarkEnd w:id="272"/>
      <w:r w:rsidDel="00000000" w:rsidR="00000000" w:rsidRPr="00000000">
        <w:rPr>
          <w:rFonts w:ascii="Arial" w:cs="Arial" w:eastAsia="Arial" w:hAnsi="Arial"/>
          <w:sz w:val="28"/>
          <w:szCs w:val="28"/>
          <w:vertAlign w:val="baseline"/>
          <w:rtl w:val="0"/>
        </w:rPr>
        <w:t xml:space="preserve">If the Employer fails to comply with its payment obligations under this Annex or the Contract for any payment amount, the Contractor shall be entitled to receive financing charges at the interest rate of 10%/year on the overdue amount for the period of delay.</w:t>
      </w:r>
    </w:p>
    <w:p w:rsidR="00000000" w:rsidDel="00000000" w:rsidP="00000000" w:rsidRDefault="00000000" w:rsidRPr="00000000" w14:paraId="0000020A">
      <w:pPr>
        <w:pStyle w:val="Heading2"/>
        <w:numPr>
          <w:ilvl w:val="1"/>
          <w:numId w:val="18"/>
        </w:numPr>
        <w:spacing w:after="120" w:before="120" w:line="276" w:lineRule="auto"/>
        <w:ind w:left="720"/>
        <w:jc w:val="both"/>
        <w:rPr>
          <w:rFonts w:ascii="Arial" w:cs="Arial" w:eastAsia="Arial" w:hAnsi="Arial"/>
          <w:sz w:val="28"/>
          <w:szCs w:val="28"/>
        </w:rPr>
      </w:pPr>
      <w:bookmarkStart w:colFirst="0" w:colLast="0" w:name="_9jhg5gpn8bbs" w:id="273"/>
      <w:bookmarkEnd w:id="273"/>
      <w:r w:rsidDel="00000000" w:rsidR="00000000" w:rsidRPr="00000000">
        <w:rPr>
          <w:rFonts w:ascii="Arial" w:cs="Arial" w:eastAsia="Arial" w:hAnsi="Arial"/>
          <w:sz w:val="28"/>
          <w:szCs w:val="28"/>
          <w:vertAlign w:val="baseline"/>
          <w:rtl w:val="0"/>
        </w:rPr>
        <w:t xml:space="preserve">The Contractor shall be entitled to this payment without formal notice or confirmation of the Employer, and without prejudice to any other right of the Contractor.</w:t>
      </w:r>
    </w:p>
    <w:p w:rsidR="00000000" w:rsidDel="00000000" w:rsidP="00000000" w:rsidRDefault="00000000" w:rsidRPr="00000000" w14:paraId="0000020B">
      <w:pPr>
        <w:pStyle w:val="Title"/>
        <w:spacing w:after="120" w:before="120" w:line="276" w:lineRule="auto"/>
        <w:jc w:val="both"/>
        <w:rPr>
          <w:rFonts w:ascii="Arial" w:cs="Arial" w:eastAsia="Arial" w:hAnsi="Arial"/>
          <w:sz w:val="28"/>
          <w:szCs w:val="28"/>
        </w:rPr>
      </w:pPr>
      <w:bookmarkStart w:colFirst="0" w:colLast="0" w:name="_ft6bmqxzliys" w:id="274"/>
      <w:bookmarkEnd w:id="274"/>
      <w:r w:rsidDel="00000000" w:rsidR="00000000" w:rsidRPr="00000000">
        <w:rPr>
          <w:rFonts w:ascii="Arial" w:cs="Arial" w:eastAsia="Arial" w:hAnsi="Arial"/>
          <w:sz w:val="28"/>
          <w:szCs w:val="28"/>
          <w:rtl w:val="0"/>
        </w:rPr>
        <w:t xml:space="preserve">Option 1</w:t>
      </w:r>
    </w:p>
    <w:p w:rsidR="00000000" w:rsidDel="00000000" w:rsidP="00000000" w:rsidRDefault="00000000" w:rsidRPr="00000000" w14:paraId="0000020C">
      <w:pPr>
        <w:pStyle w:val="Heading1"/>
        <w:numPr>
          <w:ilvl w:val="0"/>
          <w:numId w:val="18"/>
        </w:numPr>
        <w:ind w:left="360"/>
        <w:rPr>
          <w:rFonts w:ascii="Arial" w:cs="Arial" w:eastAsia="Arial" w:hAnsi="Arial"/>
          <w:sz w:val="28"/>
          <w:szCs w:val="28"/>
        </w:rPr>
      </w:pPr>
      <w:bookmarkStart w:colFirst="0" w:colLast="0" w:name="_7zf7npepkwkm" w:id="275"/>
      <w:bookmarkEnd w:id="275"/>
      <w:r w:rsidDel="00000000" w:rsidR="00000000" w:rsidRPr="00000000">
        <w:rPr>
          <w:rFonts w:ascii="Arial" w:cs="Arial" w:eastAsia="Arial" w:hAnsi="Arial"/>
          <w:sz w:val="28"/>
          <w:szCs w:val="28"/>
          <w:vertAlign w:val="baseline"/>
          <w:rtl w:val="0"/>
        </w:rPr>
        <w:t xml:space="preserve">Payment of the Advance Payment</w:t>
      </w:r>
    </w:p>
    <w:p w:rsidR="00000000" w:rsidDel="00000000" w:rsidP="00000000" w:rsidRDefault="00000000" w:rsidRPr="00000000" w14:paraId="0000020D">
      <w:pPr>
        <w:pStyle w:val="Heading2"/>
        <w:numPr>
          <w:ilvl w:val="1"/>
          <w:numId w:val="18"/>
        </w:numPr>
        <w:spacing w:after="120" w:before="120" w:line="276" w:lineRule="auto"/>
        <w:ind w:left="720"/>
        <w:jc w:val="both"/>
        <w:rPr>
          <w:sz w:val="28"/>
          <w:szCs w:val="28"/>
        </w:rPr>
      </w:pPr>
      <w:bookmarkStart w:colFirst="0" w:colLast="0" w:name="_jz4obqu0npor" w:id="276"/>
      <w:bookmarkEnd w:id="276"/>
      <w:r w:rsidDel="00000000" w:rsidR="00000000" w:rsidRPr="00000000">
        <w:rPr>
          <w:rFonts w:ascii="Arial" w:cs="Arial" w:eastAsia="Arial" w:hAnsi="Arial"/>
          <w:sz w:val="28"/>
          <w:szCs w:val="28"/>
          <w:vertAlign w:val="baseline"/>
          <w:rtl w:val="0"/>
        </w:rPr>
        <w:t xml:space="preserve">The Employer shall make an advance payment, as an interest-free loan, for the Contractor’s preparation for the Works (“</w:t>
      </w:r>
      <w:r w:rsidDel="00000000" w:rsidR="00000000" w:rsidRPr="00000000">
        <w:rPr>
          <w:rFonts w:ascii="Arial" w:cs="Arial" w:eastAsia="Arial" w:hAnsi="Arial"/>
          <w:b w:val="1"/>
          <w:bCs w:val="1"/>
          <w:sz w:val="28"/>
          <w:szCs w:val="28"/>
          <w:vertAlign w:val="baseline"/>
          <w:rtl w:val="0"/>
        </w:rPr>
        <w:t xml:space="preserve">Advance Payment</w:t>
      </w:r>
      <w:r w:rsidDel="00000000" w:rsidR="00000000" w:rsidRPr="00000000">
        <w:rPr>
          <w:rFonts w:ascii="Arial" w:cs="Arial" w:eastAsia="Arial" w:hAnsi="Arial"/>
          <w:sz w:val="28"/>
          <w:szCs w:val="28"/>
          <w:vertAlign w:val="baseline"/>
          <w:rtl w:val="0"/>
        </w:rPr>
        <w:t xml:space="preserve">”), once the Contractor has fully submitted all the payment documents pursuant to this Clause. The Advance Payment for the performance of Works by the Contractor shall be 30% of the Contract Price.</w:t>
      </w:r>
    </w:p>
    <w:p w:rsidR="00000000" w:rsidDel="00000000" w:rsidP="00000000" w:rsidRDefault="00000000" w:rsidRPr="00000000" w14:paraId="0000020E">
      <w:pPr>
        <w:pStyle w:val="Heading2"/>
        <w:numPr>
          <w:ilvl w:val="1"/>
          <w:numId w:val="18"/>
        </w:numPr>
        <w:spacing w:after="120" w:before="120" w:line="276" w:lineRule="auto"/>
        <w:ind w:left="720"/>
        <w:jc w:val="both"/>
        <w:rPr>
          <w:rFonts w:ascii="Arial" w:cs="Arial" w:eastAsia="Arial" w:hAnsi="Arial"/>
          <w:sz w:val="28"/>
          <w:szCs w:val="28"/>
        </w:rPr>
      </w:pPr>
      <w:bookmarkStart w:colFirst="0" w:colLast="0" w:name="_p3w5hky591l0" w:id="277"/>
      <w:bookmarkEnd w:id="277"/>
      <w:r w:rsidDel="00000000" w:rsidR="00000000" w:rsidRPr="00000000">
        <w:rPr>
          <w:rFonts w:ascii="Arial" w:cs="Arial" w:eastAsia="Arial" w:hAnsi="Arial"/>
          <w:sz w:val="28"/>
          <w:szCs w:val="28"/>
          <w:vertAlign w:val="baseline"/>
          <w:rtl w:val="0"/>
        </w:rPr>
        <w:t xml:space="preserve">The Employer shall make the Advance Payment to the Contractor within [7] days of the receipt of the Contractor’s payment request for the Advance Payment.</w:t>
      </w:r>
    </w:p>
    <w:p w:rsidR="00000000" w:rsidDel="00000000" w:rsidP="00000000" w:rsidRDefault="00000000" w:rsidRPr="00000000" w14:paraId="0000020F">
      <w:pPr>
        <w:pStyle w:val="Heading2"/>
        <w:numPr>
          <w:ilvl w:val="1"/>
          <w:numId w:val="18"/>
        </w:numPr>
        <w:spacing w:after="120" w:before="120" w:line="276" w:lineRule="auto"/>
        <w:ind w:left="720"/>
        <w:jc w:val="both"/>
        <w:rPr>
          <w:rFonts w:ascii="Arial" w:cs="Arial" w:eastAsia="Arial" w:hAnsi="Arial"/>
          <w:sz w:val="28"/>
          <w:szCs w:val="28"/>
        </w:rPr>
      </w:pPr>
      <w:bookmarkStart w:colFirst="0" w:colLast="0" w:name="_74rozpc27s73" w:id="278"/>
      <w:bookmarkEnd w:id="278"/>
      <w:r w:rsidDel="00000000" w:rsidR="00000000" w:rsidRPr="00000000">
        <w:rPr>
          <w:rFonts w:ascii="Arial" w:cs="Arial" w:eastAsia="Arial" w:hAnsi="Arial"/>
          <w:sz w:val="28"/>
          <w:szCs w:val="28"/>
          <w:vertAlign w:val="baseline"/>
          <w:rtl w:val="0"/>
        </w:rPr>
        <w:t xml:space="preserve">Unless otherwise agreed by the Parties, Advance Payment shall be repaid through deductions of subsequent payments, at the amortization rate of the monthly payment for the value of work done.</w:t>
      </w:r>
    </w:p>
    <w:p w:rsidR="00000000" w:rsidDel="00000000" w:rsidP="00000000" w:rsidRDefault="00000000" w:rsidRPr="00000000" w14:paraId="00000210">
      <w:pPr>
        <w:pStyle w:val="Heading1"/>
        <w:numPr>
          <w:ilvl w:val="0"/>
          <w:numId w:val="18"/>
        </w:numPr>
        <w:ind w:left="360"/>
        <w:rPr>
          <w:rFonts w:ascii="Arial" w:cs="Arial" w:eastAsia="Arial" w:hAnsi="Arial"/>
          <w:sz w:val="28"/>
          <w:szCs w:val="28"/>
        </w:rPr>
      </w:pPr>
      <w:bookmarkStart w:colFirst="0" w:colLast="0" w:name="_7dv2vcrccs6u" w:id="279"/>
      <w:bookmarkEnd w:id="279"/>
      <w:r w:rsidDel="00000000" w:rsidR="00000000" w:rsidRPr="00000000">
        <w:rPr>
          <w:rFonts w:ascii="Arial" w:cs="Arial" w:eastAsia="Arial" w:hAnsi="Arial"/>
          <w:sz w:val="28"/>
          <w:szCs w:val="28"/>
          <w:vertAlign w:val="baseline"/>
          <w:rtl w:val="0"/>
        </w:rPr>
        <w:t xml:space="preserve">Payment for the monthly Product delivered at Site</w:t>
      </w:r>
    </w:p>
    <w:p w:rsidR="00000000" w:rsidDel="00000000" w:rsidP="00000000" w:rsidRDefault="00000000" w:rsidRPr="00000000" w14:paraId="00000211">
      <w:pPr>
        <w:pStyle w:val="Heading2"/>
        <w:numPr>
          <w:ilvl w:val="1"/>
          <w:numId w:val="18"/>
        </w:numPr>
        <w:spacing w:after="120" w:before="120" w:line="276" w:lineRule="auto"/>
        <w:ind w:left="720"/>
        <w:jc w:val="both"/>
        <w:rPr>
          <w:rFonts w:ascii="Arial" w:cs="Arial" w:eastAsia="Arial" w:hAnsi="Arial"/>
          <w:sz w:val="28"/>
          <w:szCs w:val="28"/>
        </w:rPr>
      </w:pPr>
      <w:bookmarkStart w:colFirst="0" w:colLast="0" w:name="_d9m3s4u5qh8t" w:id="280"/>
      <w:bookmarkEnd w:id="280"/>
      <w:r w:rsidDel="00000000" w:rsidR="00000000" w:rsidRPr="00000000">
        <w:rPr>
          <w:rFonts w:ascii="Arial" w:cs="Arial" w:eastAsia="Arial" w:hAnsi="Arial"/>
          <w:sz w:val="28"/>
          <w:szCs w:val="28"/>
          <w:vertAlign w:val="baseline"/>
          <w:rtl w:val="0"/>
        </w:rPr>
        <w:t xml:space="preserve">Within </w:t>
      </w:r>
      <w:r w:rsidDel="00000000" w:rsidR="00000000" w:rsidRPr="00000000">
        <w:rPr>
          <w:rFonts w:ascii="Arial" w:cs="Arial" w:eastAsia="Arial" w:hAnsi="Arial"/>
          <w:sz w:val="28"/>
          <w:szCs w:val="28"/>
          <w:rtl w:val="0"/>
        </w:rPr>
        <w:t xml:space="preserve">[14]</w:t>
      </w:r>
      <w:r w:rsidDel="00000000" w:rsidR="00000000" w:rsidRPr="00000000">
        <w:rPr>
          <w:rFonts w:ascii="Arial" w:cs="Arial" w:eastAsia="Arial" w:hAnsi="Arial"/>
          <w:sz w:val="28"/>
          <w:szCs w:val="28"/>
          <w:vertAlign w:val="baseline"/>
          <w:rtl w:val="0"/>
        </w:rPr>
        <w:t xml:space="preserve"> working days from the date of receipt of the Contractor’s valid payment documents, the Employer shall pay the Contractor 90% of the value of the Product delivered monthly at the Site (including deduction of the Advance Payment on a pro-rata basis), together with 100% of the value-added tax (VAT) in accordance with the applicable laws, once the Product have been delivered on Site and accepted by the Employer or the Engineer.</w:t>
      </w:r>
      <w:r w:rsidDel="00000000" w:rsidR="00000000" w:rsidRPr="00000000">
        <w:rPr>
          <w:rtl w:val="0"/>
        </w:rPr>
      </w:r>
    </w:p>
    <w:p w:rsidR="00000000" w:rsidDel="00000000" w:rsidP="00000000" w:rsidRDefault="00000000" w:rsidRPr="00000000" w14:paraId="00000212">
      <w:pPr>
        <w:pStyle w:val="Heading2"/>
        <w:numPr>
          <w:ilvl w:val="1"/>
          <w:numId w:val="18"/>
        </w:numPr>
        <w:spacing w:after="120" w:before="120" w:line="276" w:lineRule="auto"/>
        <w:ind w:left="720"/>
        <w:jc w:val="both"/>
        <w:rPr>
          <w:rFonts w:ascii="Arial" w:cs="Arial" w:eastAsia="Arial" w:hAnsi="Arial"/>
          <w:sz w:val="28"/>
          <w:szCs w:val="28"/>
        </w:rPr>
      </w:pPr>
      <w:bookmarkStart w:colFirst="0" w:colLast="0" w:name="_bk0tkhmwdyjg" w:id="281"/>
      <w:bookmarkEnd w:id="281"/>
      <w:r w:rsidDel="00000000" w:rsidR="00000000" w:rsidRPr="00000000">
        <w:rPr>
          <w:rFonts w:ascii="Arial" w:cs="Arial" w:eastAsia="Arial" w:hAnsi="Arial"/>
          <w:sz w:val="28"/>
          <w:szCs w:val="28"/>
          <w:vertAlign w:val="baseline"/>
          <w:rtl w:val="0"/>
        </w:rPr>
        <w:t xml:space="preserve">The payment documents shall include:</w:t>
      </w:r>
    </w:p>
    <w:p w:rsidR="00000000" w:rsidDel="00000000" w:rsidP="00000000" w:rsidRDefault="00000000" w:rsidRPr="00000000" w14:paraId="00000213">
      <w:pPr>
        <w:pStyle w:val="Heading3"/>
        <w:numPr>
          <w:ilvl w:val="2"/>
          <w:numId w:val="18"/>
        </w:numPr>
        <w:spacing w:after="120" w:before="120" w:line="276" w:lineRule="auto"/>
        <w:ind w:left="1440" w:hanging="720"/>
        <w:jc w:val="both"/>
        <w:rPr>
          <w:rFonts w:ascii="Arial" w:cs="Arial" w:eastAsia="Arial" w:hAnsi="Arial"/>
        </w:rPr>
      </w:pPr>
      <w:bookmarkStart w:colFirst="0" w:colLast="0" w:name="_omyjub5e9we5" w:id="282"/>
      <w:bookmarkEnd w:id="282"/>
      <w:r w:rsidDel="00000000" w:rsidR="00000000" w:rsidRPr="00000000">
        <w:rPr>
          <w:rFonts w:ascii="Arial" w:cs="Arial" w:eastAsia="Arial" w:hAnsi="Arial"/>
          <w:vertAlign w:val="baseline"/>
          <w:rtl w:val="0"/>
        </w:rPr>
        <w:t xml:space="preserve">The Contractor’s payment request;</w:t>
      </w:r>
    </w:p>
    <w:p w:rsidR="00000000" w:rsidDel="00000000" w:rsidP="00000000" w:rsidRDefault="00000000" w:rsidRPr="00000000" w14:paraId="00000214">
      <w:pPr>
        <w:pStyle w:val="Heading3"/>
        <w:numPr>
          <w:ilvl w:val="2"/>
          <w:numId w:val="18"/>
        </w:numPr>
        <w:spacing w:after="120" w:before="120" w:line="276" w:lineRule="auto"/>
        <w:ind w:left="1440" w:hanging="720"/>
        <w:jc w:val="both"/>
        <w:rPr>
          <w:rFonts w:ascii="Arial" w:cs="Arial" w:eastAsia="Arial" w:hAnsi="Arial"/>
        </w:rPr>
      </w:pPr>
      <w:bookmarkStart w:colFirst="0" w:colLast="0" w:name="_205ia5hc29sy" w:id="283"/>
      <w:bookmarkEnd w:id="283"/>
      <w:r w:rsidDel="00000000" w:rsidR="00000000" w:rsidRPr="00000000">
        <w:rPr>
          <w:rFonts w:ascii="Arial" w:cs="Arial" w:eastAsia="Arial" w:hAnsi="Arial"/>
          <w:vertAlign w:val="baseline"/>
          <w:rtl w:val="0"/>
        </w:rPr>
        <w:t xml:space="preserve">The acceptance minutes of materials/components for the Product delivered on Site, duly confirmed by the Employer or the Engineer;</w:t>
      </w:r>
    </w:p>
    <w:p w:rsidR="00000000" w:rsidDel="00000000" w:rsidP="00000000" w:rsidRDefault="00000000" w:rsidRPr="00000000" w14:paraId="00000215">
      <w:pPr>
        <w:pStyle w:val="Heading3"/>
        <w:numPr>
          <w:ilvl w:val="2"/>
          <w:numId w:val="18"/>
        </w:numPr>
        <w:spacing w:after="120" w:before="120" w:line="276" w:lineRule="auto"/>
        <w:ind w:left="1440" w:hanging="720"/>
        <w:jc w:val="both"/>
        <w:rPr>
          <w:rFonts w:ascii="Arial" w:cs="Arial" w:eastAsia="Arial" w:hAnsi="Arial"/>
        </w:rPr>
      </w:pPr>
      <w:bookmarkStart w:colFirst="0" w:colLast="0" w:name="_r98lzpqmmaop" w:id="284"/>
      <w:bookmarkEnd w:id="284"/>
      <w:r w:rsidDel="00000000" w:rsidR="00000000" w:rsidRPr="00000000">
        <w:rPr>
          <w:rFonts w:ascii="Arial" w:cs="Arial" w:eastAsia="Arial" w:hAnsi="Arial"/>
          <w:vertAlign w:val="baseline"/>
          <w:rtl w:val="0"/>
        </w:rPr>
        <w:t xml:space="preserve">The summary table of quantities and value of the Product accepted for payment, confirmed by the Employer or the Engineer;</w:t>
      </w:r>
    </w:p>
    <w:p w:rsidR="00000000" w:rsidDel="00000000" w:rsidP="00000000" w:rsidRDefault="00000000" w:rsidRPr="00000000" w14:paraId="00000216">
      <w:pPr>
        <w:pStyle w:val="Heading3"/>
        <w:numPr>
          <w:ilvl w:val="2"/>
          <w:numId w:val="18"/>
        </w:numPr>
        <w:spacing w:after="120" w:before="120" w:line="276" w:lineRule="auto"/>
        <w:ind w:left="1440" w:hanging="720"/>
        <w:jc w:val="both"/>
        <w:rPr>
          <w:rFonts w:ascii="Arial" w:cs="Arial" w:eastAsia="Arial" w:hAnsi="Arial"/>
        </w:rPr>
      </w:pPr>
      <w:bookmarkStart w:colFirst="0" w:colLast="0" w:name="_tnv88h74y9tg" w:id="285"/>
      <w:bookmarkEnd w:id="285"/>
      <w:r w:rsidDel="00000000" w:rsidR="00000000" w:rsidRPr="00000000">
        <w:rPr>
          <w:rFonts w:ascii="Arial" w:cs="Arial" w:eastAsia="Arial" w:hAnsi="Arial"/>
          <w:vertAlign w:val="baseline"/>
          <w:rtl w:val="0"/>
        </w:rPr>
        <w:t xml:space="preserve">The corresponding VAT invoice (issued after the payment documents have been confirmed by the Employer).</w:t>
      </w:r>
    </w:p>
    <w:p w:rsidR="00000000" w:rsidDel="00000000" w:rsidP="00000000" w:rsidRDefault="00000000" w:rsidRPr="00000000" w14:paraId="00000217">
      <w:pPr>
        <w:pStyle w:val="Heading1"/>
        <w:numPr>
          <w:ilvl w:val="0"/>
          <w:numId w:val="18"/>
        </w:numPr>
        <w:ind w:left="360"/>
        <w:rPr>
          <w:rFonts w:ascii="Arial" w:cs="Arial" w:eastAsia="Arial" w:hAnsi="Arial"/>
          <w:sz w:val="28"/>
          <w:szCs w:val="28"/>
        </w:rPr>
      </w:pPr>
      <w:bookmarkStart w:colFirst="0" w:colLast="0" w:name="_99pu6xglg2rf" w:id="286"/>
      <w:bookmarkEnd w:id="286"/>
      <w:r w:rsidDel="00000000" w:rsidR="00000000" w:rsidRPr="00000000">
        <w:rPr>
          <w:rFonts w:ascii="Arial" w:cs="Arial" w:eastAsia="Arial" w:hAnsi="Arial"/>
          <w:sz w:val="28"/>
          <w:szCs w:val="28"/>
          <w:vertAlign w:val="baseline"/>
          <w:rtl w:val="0"/>
        </w:rPr>
        <w:t xml:space="preserve">Payment for monthly installation works</w:t>
      </w:r>
    </w:p>
    <w:p w:rsidR="00000000" w:rsidDel="00000000" w:rsidP="00000000" w:rsidRDefault="00000000" w:rsidRPr="00000000" w14:paraId="00000218">
      <w:pPr>
        <w:pStyle w:val="Heading2"/>
        <w:numPr>
          <w:ilvl w:val="1"/>
          <w:numId w:val="18"/>
        </w:numPr>
        <w:spacing w:after="120" w:before="120" w:line="276" w:lineRule="auto"/>
        <w:ind w:left="720"/>
        <w:jc w:val="both"/>
        <w:rPr>
          <w:rFonts w:ascii="Arial" w:cs="Arial" w:eastAsia="Arial" w:hAnsi="Arial"/>
          <w:sz w:val="28"/>
          <w:szCs w:val="28"/>
        </w:rPr>
      </w:pPr>
      <w:bookmarkStart w:colFirst="0" w:colLast="0" w:name="_bx3gi01uoh19" w:id="287"/>
      <w:bookmarkEnd w:id="287"/>
      <w:r w:rsidDel="00000000" w:rsidR="00000000" w:rsidRPr="00000000">
        <w:rPr>
          <w:rFonts w:ascii="Arial" w:cs="Arial" w:eastAsia="Arial" w:hAnsi="Arial"/>
          <w:sz w:val="28"/>
          <w:szCs w:val="28"/>
          <w:vertAlign w:val="baseline"/>
          <w:rtl w:val="0"/>
        </w:rPr>
        <w:t xml:space="preserve">The Contractor shall submit the payment documents for the installation works at the end of each month.</w:t>
      </w:r>
    </w:p>
    <w:p w:rsidR="00000000" w:rsidDel="00000000" w:rsidP="00000000" w:rsidRDefault="00000000" w:rsidRPr="00000000" w14:paraId="00000219">
      <w:pPr>
        <w:pStyle w:val="Heading2"/>
        <w:numPr>
          <w:ilvl w:val="1"/>
          <w:numId w:val="18"/>
        </w:numPr>
        <w:spacing w:after="120" w:before="120" w:line="276" w:lineRule="auto"/>
        <w:ind w:left="720"/>
        <w:jc w:val="both"/>
        <w:rPr>
          <w:rFonts w:ascii="Arial" w:cs="Arial" w:eastAsia="Arial" w:hAnsi="Arial"/>
          <w:sz w:val="28"/>
          <w:szCs w:val="28"/>
        </w:rPr>
      </w:pPr>
      <w:bookmarkStart w:colFirst="0" w:colLast="0" w:name="_9pjjgifdc4u0" w:id="288"/>
      <w:bookmarkEnd w:id="288"/>
      <w:r w:rsidDel="00000000" w:rsidR="00000000" w:rsidRPr="00000000">
        <w:rPr>
          <w:rFonts w:ascii="Arial" w:cs="Arial" w:eastAsia="Arial" w:hAnsi="Arial"/>
          <w:sz w:val="28"/>
          <w:szCs w:val="28"/>
          <w:vertAlign w:val="baseline"/>
          <w:rtl w:val="0"/>
        </w:rPr>
        <w:t xml:space="preserve">Within </w:t>
      </w:r>
      <w:r w:rsidDel="00000000" w:rsidR="00000000" w:rsidRPr="00000000">
        <w:rPr>
          <w:rFonts w:ascii="Arial" w:cs="Arial" w:eastAsia="Arial" w:hAnsi="Arial"/>
          <w:sz w:val="28"/>
          <w:szCs w:val="28"/>
          <w:rtl w:val="0"/>
        </w:rPr>
        <w:t xml:space="preserve">30</w:t>
      </w:r>
      <w:r w:rsidDel="00000000" w:rsidR="00000000" w:rsidRPr="00000000">
        <w:rPr>
          <w:rFonts w:ascii="Arial" w:cs="Arial" w:eastAsia="Arial" w:hAnsi="Arial"/>
          <w:sz w:val="28"/>
          <w:szCs w:val="28"/>
          <w:vertAlign w:val="baseline"/>
          <w:rtl w:val="0"/>
        </w:rPr>
        <w:t xml:space="preserve"> working days from the date of receipt of the Contractor’s valid payment documents, the Employer shall pay to the Contractor 90% of the value of the Work performed by the Contractor during the same period, including deduction of the Advance Payment on a pro-rata basis, together with 100% of the corresponding value-added tax (VAT) in accordance with the applicable laws.</w:t>
      </w:r>
    </w:p>
    <w:p w:rsidR="00000000" w:rsidDel="00000000" w:rsidP="00000000" w:rsidRDefault="00000000" w:rsidRPr="00000000" w14:paraId="0000021A">
      <w:pPr>
        <w:pStyle w:val="Heading2"/>
        <w:numPr>
          <w:ilvl w:val="1"/>
          <w:numId w:val="18"/>
        </w:numPr>
        <w:spacing w:after="120" w:before="120" w:line="276" w:lineRule="auto"/>
        <w:ind w:left="720"/>
        <w:jc w:val="both"/>
        <w:rPr>
          <w:rFonts w:ascii="Arial" w:cs="Arial" w:eastAsia="Arial" w:hAnsi="Arial"/>
          <w:sz w:val="28"/>
          <w:szCs w:val="28"/>
        </w:rPr>
      </w:pPr>
      <w:bookmarkStart w:colFirst="0" w:colLast="0" w:name="_sw4ucju968tu" w:id="289"/>
      <w:bookmarkEnd w:id="289"/>
      <w:r w:rsidDel="00000000" w:rsidR="00000000" w:rsidRPr="00000000">
        <w:rPr>
          <w:rFonts w:ascii="Arial" w:cs="Arial" w:eastAsia="Arial" w:hAnsi="Arial"/>
          <w:sz w:val="28"/>
          <w:szCs w:val="28"/>
          <w:vertAlign w:val="baseline"/>
          <w:rtl w:val="0"/>
        </w:rPr>
        <w:t xml:space="preserve">The payment documents shall include:</w:t>
      </w:r>
    </w:p>
    <w:p w:rsidR="00000000" w:rsidDel="00000000" w:rsidP="00000000" w:rsidRDefault="00000000" w:rsidRPr="00000000" w14:paraId="0000021B">
      <w:pPr>
        <w:pStyle w:val="Heading3"/>
        <w:numPr>
          <w:ilvl w:val="2"/>
          <w:numId w:val="18"/>
        </w:numPr>
        <w:spacing w:after="120" w:before="120" w:line="276" w:lineRule="auto"/>
        <w:ind w:left="1440" w:hanging="720"/>
        <w:jc w:val="both"/>
        <w:rPr>
          <w:rFonts w:ascii="Arial" w:cs="Arial" w:eastAsia="Arial" w:hAnsi="Arial"/>
        </w:rPr>
      </w:pPr>
      <w:bookmarkStart w:colFirst="0" w:colLast="0" w:name="_kombkd9gwo9e" w:id="290"/>
      <w:bookmarkEnd w:id="290"/>
      <w:r w:rsidDel="00000000" w:rsidR="00000000" w:rsidRPr="00000000">
        <w:rPr>
          <w:rFonts w:ascii="Arial" w:cs="Arial" w:eastAsia="Arial" w:hAnsi="Arial"/>
          <w:vertAlign w:val="baseline"/>
          <w:rtl w:val="0"/>
        </w:rPr>
        <w:t xml:space="preserve">The Contractor’s payment request;</w:t>
      </w:r>
    </w:p>
    <w:p w:rsidR="00000000" w:rsidDel="00000000" w:rsidP="00000000" w:rsidRDefault="00000000" w:rsidRPr="00000000" w14:paraId="0000021C">
      <w:pPr>
        <w:pStyle w:val="Heading3"/>
        <w:numPr>
          <w:ilvl w:val="2"/>
          <w:numId w:val="18"/>
        </w:numPr>
        <w:spacing w:after="120" w:before="120" w:line="276" w:lineRule="auto"/>
        <w:ind w:left="1440" w:hanging="720"/>
        <w:jc w:val="both"/>
        <w:rPr>
          <w:rFonts w:ascii="Arial" w:cs="Arial" w:eastAsia="Arial" w:hAnsi="Arial"/>
        </w:rPr>
      </w:pPr>
      <w:bookmarkStart w:colFirst="0" w:colLast="0" w:name="_bpc6ztr02dw3" w:id="291"/>
      <w:bookmarkEnd w:id="291"/>
      <w:r w:rsidDel="00000000" w:rsidR="00000000" w:rsidRPr="00000000">
        <w:rPr>
          <w:rFonts w:ascii="Arial" w:cs="Arial" w:eastAsia="Arial" w:hAnsi="Arial"/>
          <w:vertAlign w:val="baseline"/>
          <w:rtl w:val="0"/>
        </w:rPr>
        <w:t xml:space="preserve">The acceptance record or confirmation of the completed work, signed by the Contractor’s representative and the Employer or the Engineer;</w:t>
      </w:r>
    </w:p>
    <w:p w:rsidR="00000000" w:rsidDel="00000000" w:rsidP="00000000" w:rsidRDefault="00000000" w:rsidRPr="00000000" w14:paraId="0000021D">
      <w:pPr>
        <w:pStyle w:val="Heading3"/>
        <w:numPr>
          <w:ilvl w:val="2"/>
          <w:numId w:val="18"/>
        </w:numPr>
        <w:spacing w:after="120" w:before="120" w:line="276" w:lineRule="auto"/>
        <w:ind w:left="1440" w:hanging="720"/>
        <w:jc w:val="both"/>
        <w:rPr>
          <w:rFonts w:ascii="Arial" w:cs="Arial" w:eastAsia="Arial" w:hAnsi="Arial"/>
        </w:rPr>
      </w:pPr>
      <w:bookmarkStart w:colFirst="0" w:colLast="0" w:name="_nbhja5vno36e" w:id="292"/>
      <w:bookmarkEnd w:id="292"/>
      <w:r w:rsidDel="00000000" w:rsidR="00000000" w:rsidRPr="00000000">
        <w:rPr>
          <w:rFonts w:ascii="Arial" w:cs="Arial" w:eastAsia="Arial" w:hAnsi="Arial"/>
          <w:vertAlign w:val="baseline"/>
          <w:rtl w:val="0"/>
        </w:rPr>
        <w:t xml:space="preserve">The summary table of quantities and value of the work performed and accepted/confirmed during the period, signed by the Employer or the Engineer;</w:t>
      </w:r>
    </w:p>
    <w:p w:rsidR="00000000" w:rsidDel="00000000" w:rsidP="00000000" w:rsidRDefault="00000000" w:rsidRPr="00000000" w14:paraId="0000021E">
      <w:pPr>
        <w:pStyle w:val="Heading3"/>
        <w:numPr>
          <w:ilvl w:val="2"/>
          <w:numId w:val="18"/>
        </w:numPr>
        <w:spacing w:after="120" w:before="120" w:line="276" w:lineRule="auto"/>
        <w:ind w:left="1440" w:hanging="720"/>
        <w:jc w:val="both"/>
        <w:rPr>
          <w:rFonts w:ascii="Arial" w:cs="Arial" w:eastAsia="Arial" w:hAnsi="Arial"/>
        </w:rPr>
      </w:pPr>
      <w:bookmarkStart w:colFirst="0" w:colLast="0" w:name="_akfvfesmdo3w" w:id="293"/>
      <w:bookmarkEnd w:id="293"/>
      <w:r w:rsidDel="00000000" w:rsidR="00000000" w:rsidRPr="00000000">
        <w:rPr>
          <w:rFonts w:ascii="Arial" w:cs="Arial" w:eastAsia="Arial" w:hAnsi="Arial"/>
          <w:vertAlign w:val="baseline"/>
          <w:rtl w:val="0"/>
        </w:rPr>
        <w:t xml:space="preserve">The corresponding VAT invoice (issued after the payment documents have been confirmed by the Employer).</w:t>
      </w:r>
    </w:p>
    <w:p w:rsidR="00000000" w:rsidDel="00000000" w:rsidP="00000000" w:rsidRDefault="00000000" w:rsidRPr="00000000" w14:paraId="0000021F">
      <w:pPr>
        <w:pStyle w:val="Heading1"/>
        <w:numPr>
          <w:ilvl w:val="0"/>
          <w:numId w:val="18"/>
        </w:numPr>
        <w:ind w:left="360"/>
        <w:rPr>
          <w:rFonts w:ascii="Arial" w:cs="Arial" w:eastAsia="Arial" w:hAnsi="Arial"/>
          <w:sz w:val="28"/>
          <w:szCs w:val="28"/>
        </w:rPr>
      </w:pPr>
      <w:bookmarkStart w:colFirst="0" w:colLast="0" w:name="_l446q25ry0mz" w:id="294"/>
      <w:bookmarkEnd w:id="294"/>
      <w:r w:rsidDel="00000000" w:rsidR="00000000" w:rsidRPr="00000000">
        <w:rPr>
          <w:rFonts w:ascii="Arial" w:cs="Arial" w:eastAsia="Arial" w:hAnsi="Arial"/>
          <w:sz w:val="28"/>
          <w:szCs w:val="28"/>
          <w:vertAlign w:val="baseline"/>
          <w:rtl w:val="0"/>
        </w:rPr>
        <w:t xml:space="preserve">Payment for completion of the Works</w:t>
      </w:r>
    </w:p>
    <w:p w:rsidR="00000000" w:rsidDel="00000000" w:rsidP="00000000" w:rsidRDefault="00000000" w:rsidRPr="00000000" w14:paraId="00000220">
      <w:pPr>
        <w:pStyle w:val="Heading2"/>
        <w:numPr>
          <w:ilvl w:val="1"/>
          <w:numId w:val="18"/>
        </w:numPr>
        <w:spacing w:after="120" w:before="120" w:line="276" w:lineRule="auto"/>
        <w:ind w:left="720"/>
        <w:jc w:val="both"/>
        <w:rPr>
          <w:sz w:val="28"/>
          <w:szCs w:val="28"/>
        </w:rPr>
      </w:pPr>
      <w:bookmarkStart w:colFirst="0" w:colLast="0" w:name="_8xeu0xjfq601" w:id="295"/>
      <w:bookmarkEnd w:id="295"/>
      <w:r w:rsidDel="00000000" w:rsidR="00000000" w:rsidRPr="00000000">
        <w:rPr>
          <w:rFonts w:ascii="Arial" w:cs="Arial" w:eastAsia="Arial" w:hAnsi="Arial"/>
          <w:sz w:val="28"/>
          <w:szCs w:val="28"/>
          <w:vertAlign w:val="baseline"/>
          <w:rtl w:val="0"/>
        </w:rPr>
        <w:t xml:space="preserve">Within </w:t>
      </w:r>
      <w:r w:rsidDel="00000000" w:rsidR="00000000" w:rsidRPr="00000000">
        <w:rPr>
          <w:rFonts w:ascii="Arial" w:cs="Arial" w:eastAsia="Arial" w:hAnsi="Arial"/>
          <w:sz w:val="28"/>
          <w:szCs w:val="28"/>
          <w:rtl w:val="0"/>
        </w:rPr>
        <w:t xml:space="preserve">30</w:t>
      </w:r>
      <w:r w:rsidDel="00000000" w:rsidR="00000000" w:rsidRPr="00000000">
        <w:rPr>
          <w:rFonts w:ascii="Arial" w:cs="Arial" w:eastAsia="Arial" w:hAnsi="Arial"/>
          <w:sz w:val="28"/>
          <w:szCs w:val="28"/>
          <w:vertAlign w:val="baseline"/>
          <w:rtl w:val="0"/>
        </w:rPr>
        <w:t xml:space="preserve"> working days from the date of receipt of the Contractor’s valid payment documents after completion of the Works, the Employer shall pay to the Contractor up to 95% of the Contract Price, together with 100% of the corresponding value-added tax (VAT) in accordance with the applicable laws.</w:t>
      </w:r>
      <w:r w:rsidDel="00000000" w:rsidR="00000000" w:rsidRPr="00000000">
        <w:rPr>
          <w:rFonts w:ascii="Arial" w:cs="Arial" w:eastAsia="Arial" w:hAnsi="Arial"/>
          <w:b w:val="1"/>
          <w:bCs w:val="1"/>
          <w:sz w:val="28"/>
          <w:szCs w:val="28"/>
          <w:vertAlign w:val="baseline"/>
          <w:rtl w:val="0"/>
        </w:rPr>
        <w:t xml:space="preserve"> </w:t>
      </w:r>
    </w:p>
    <w:p w:rsidR="00000000" w:rsidDel="00000000" w:rsidP="00000000" w:rsidRDefault="00000000" w:rsidRPr="00000000" w14:paraId="00000221">
      <w:pPr>
        <w:pStyle w:val="Heading2"/>
        <w:numPr>
          <w:ilvl w:val="1"/>
          <w:numId w:val="18"/>
        </w:numPr>
        <w:spacing w:after="120" w:before="120" w:line="276" w:lineRule="auto"/>
        <w:ind w:left="720"/>
        <w:jc w:val="both"/>
        <w:rPr>
          <w:rFonts w:ascii="Arial" w:cs="Arial" w:eastAsia="Arial" w:hAnsi="Arial"/>
          <w:sz w:val="28"/>
          <w:szCs w:val="28"/>
        </w:rPr>
      </w:pPr>
      <w:bookmarkStart w:colFirst="0" w:colLast="0" w:name="_fpluqeemrh42" w:id="296"/>
      <w:bookmarkEnd w:id="296"/>
      <w:r w:rsidDel="00000000" w:rsidR="00000000" w:rsidRPr="00000000">
        <w:rPr>
          <w:rFonts w:ascii="Arial" w:cs="Arial" w:eastAsia="Arial" w:hAnsi="Arial"/>
          <w:sz w:val="28"/>
          <w:szCs w:val="28"/>
          <w:vertAlign w:val="baseline"/>
          <w:rtl w:val="0"/>
        </w:rPr>
        <w:t xml:space="preserve">The payment dossier to be submitted by the Contractor shall be as follows:</w:t>
      </w:r>
    </w:p>
    <w:p w:rsidR="00000000" w:rsidDel="00000000" w:rsidP="00000000" w:rsidRDefault="00000000" w:rsidRPr="00000000" w14:paraId="00000222">
      <w:pPr>
        <w:pStyle w:val="Heading3"/>
        <w:numPr>
          <w:ilvl w:val="2"/>
          <w:numId w:val="18"/>
        </w:numPr>
        <w:spacing w:after="120" w:before="120" w:line="276" w:lineRule="auto"/>
        <w:ind w:left="1440" w:hanging="720"/>
        <w:jc w:val="both"/>
        <w:rPr>
          <w:rFonts w:ascii="Arial" w:cs="Arial" w:eastAsia="Arial" w:hAnsi="Arial"/>
        </w:rPr>
      </w:pPr>
      <w:bookmarkStart w:colFirst="0" w:colLast="0" w:name="_v95ch2klks7e" w:id="297"/>
      <w:bookmarkEnd w:id="297"/>
      <w:r w:rsidDel="00000000" w:rsidR="00000000" w:rsidRPr="00000000">
        <w:rPr>
          <w:rFonts w:ascii="Arial" w:cs="Arial" w:eastAsia="Arial" w:hAnsi="Arial"/>
          <w:vertAlign w:val="baseline"/>
          <w:rtl w:val="0"/>
        </w:rPr>
        <w:t xml:space="preserve">Copy of the Taking Over Minutes for the Works;</w:t>
      </w:r>
    </w:p>
    <w:p w:rsidR="00000000" w:rsidDel="00000000" w:rsidP="00000000" w:rsidRDefault="00000000" w:rsidRPr="00000000" w14:paraId="00000223">
      <w:pPr>
        <w:pStyle w:val="Heading3"/>
        <w:numPr>
          <w:ilvl w:val="2"/>
          <w:numId w:val="18"/>
        </w:numPr>
        <w:spacing w:after="120" w:before="120" w:line="276" w:lineRule="auto"/>
        <w:ind w:left="1440" w:hanging="720"/>
        <w:jc w:val="both"/>
        <w:rPr>
          <w:rFonts w:ascii="Arial" w:cs="Arial" w:eastAsia="Arial" w:hAnsi="Arial"/>
        </w:rPr>
      </w:pPr>
      <w:bookmarkStart w:colFirst="0" w:colLast="0" w:name="_rpue53oyiahg" w:id="298"/>
      <w:bookmarkEnd w:id="298"/>
      <w:r w:rsidDel="00000000" w:rsidR="00000000" w:rsidRPr="00000000">
        <w:rPr>
          <w:rFonts w:ascii="Arial" w:cs="Arial" w:eastAsia="Arial" w:hAnsi="Arial"/>
          <w:vertAlign w:val="baseline"/>
          <w:rtl w:val="0"/>
        </w:rPr>
        <w:t xml:space="preserve">The summary table of quantities and value of the work performed and accepted/confirmed during the period, signed by the Employer or the Engineer;</w:t>
      </w:r>
    </w:p>
    <w:p w:rsidR="00000000" w:rsidDel="00000000" w:rsidP="00000000" w:rsidRDefault="00000000" w:rsidRPr="00000000" w14:paraId="00000224">
      <w:pPr>
        <w:pStyle w:val="Heading3"/>
        <w:numPr>
          <w:ilvl w:val="2"/>
          <w:numId w:val="18"/>
        </w:numPr>
        <w:spacing w:after="120" w:before="120" w:line="276" w:lineRule="auto"/>
        <w:ind w:left="1440" w:hanging="720"/>
        <w:jc w:val="both"/>
        <w:rPr>
          <w:rFonts w:ascii="Arial" w:cs="Arial" w:eastAsia="Arial" w:hAnsi="Arial"/>
        </w:rPr>
      </w:pPr>
      <w:bookmarkStart w:colFirst="0" w:colLast="0" w:name="_t7mziqad0qgx" w:id="299"/>
      <w:bookmarkEnd w:id="299"/>
      <w:r w:rsidDel="00000000" w:rsidR="00000000" w:rsidRPr="00000000">
        <w:rPr>
          <w:rFonts w:ascii="Arial" w:cs="Arial" w:eastAsia="Arial" w:hAnsi="Arial"/>
          <w:vertAlign w:val="baseline"/>
          <w:rtl w:val="0"/>
        </w:rPr>
        <w:t xml:space="preserve">The corresponding VAT invoice (issued after the payment documents have been confirmed by the Employer).</w:t>
      </w:r>
    </w:p>
    <w:p w:rsidR="00000000" w:rsidDel="00000000" w:rsidP="00000000" w:rsidRDefault="00000000" w:rsidRPr="00000000" w14:paraId="00000225">
      <w:pPr>
        <w:pStyle w:val="Heading1"/>
        <w:numPr>
          <w:ilvl w:val="0"/>
          <w:numId w:val="18"/>
        </w:numPr>
        <w:ind w:left="360"/>
        <w:rPr>
          <w:rFonts w:ascii="Arial" w:cs="Arial" w:eastAsia="Arial" w:hAnsi="Arial"/>
          <w:sz w:val="28"/>
          <w:szCs w:val="28"/>
        </w:rPr>
      </w:pPr>
      <w:bookmarkStart w:colFirst="0" w:colLast="0" w:name="_y56l8wbvtnp6" w:id="300"/>
      <w:bookmarkEnd w:id="300"/>
      <w:r w:rsidDel="00000000" w:rsidR="00000000" w:rsidRPr="00000000">
        <w:rPr>
          <w:rFonts w:ascii="Arial" w:cs="Arial" w:eastAsia="Arial" w:hAnsi="Arial"/>
          <w:sz w:val="28"/>
          <w:szCs w:val="28"/>
          <w:vertAlign w:val="baseline"/>
          <w:rtl w:val="0"/>
        </w:rPr>
        <w:t xml:space="preserve">Approval of payment documents by the Employer or the Engineer</w:t>
      </w:r>
    </w:p>
    <w:p w:rsidR="00000000" w:rsidDel="00000000" w:rsidP="00000000" w:rsidRDefault="00000000" w:rsidRPr="00000000" w14:paraId="00000226">
      <w:pPr>
        <w:pStyle w:val="Heading2"/>
        <w:numPr>
          <w:ilvl w:val="1"/>
          <w:numId w:val="18"/>
        </w:numPr>
        <w:spacing w:after="120" w:before="120" w:line="276" w:lineRule="auto"/>
        <w:ind w:left="720"/>
        <w:jc w:val="both"/>
        <w:rPr>
          <w:rFonts w:ascii="Arial" w:cs="Arial" w:eastAsia="Arial" w:hAnsi="Arial"/>
          <w:sz w:val="28"/>
          <w:szCs w:val="28"/>
        </w:rPr>
      </w:pPr>
      <w:bookmarkStart w:colFirst="0" w:colLast="0" w:name="_dgpc54to6lj" w:id="301"/>
      <w:bookmarkEnd w:id="301"/>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Within </w:t>
      </w:r>
      <w:commentRangeStart w:id="0"/>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[7] </w:t>
      </w:r>
      <w:commentRangeEnd w:id="0"/>
      <w:r w:rsidDel="00000000" w:rsidR="00000000" w:rsidRPr="00000000">
        <w:commentReference w:id="0"/>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working days of the receipt of the Contractor’s payment documents in this Annex, the Employer or the Engineer shall: </w:t>
      </w:r>
    </w:p>
    <w:p w:rsidR="00000000" w:rsidDel="00000000" w:rsidP="00000000" w:rsidRDefault="00000000" w:rsidRPr="00000000" w14:paraId="00000227">
      <w:pPr>
        <w:pStyle w:val="Heading3"/>
        <w:numPr>
          <w:ilvl w:val="2"/>
          <w:numId w:val="18"/>
        </w:numPr>
        <w:spacing w:after="120" w:before="120" w:line="276" w:lineRule="auto"/>
        <w:ind w:left="1440" w:hanging="720"/>
        <w:jc w:val="both"/>
        <w:rPr>
          <w:rFonts w:ascii="Arial" w:cs="Arial" w:eastAsia="Arial" w:hAnsi="Arial"/>
        </w:rPr>
      </w:pPr>
      <w:bookmarkStart w:colFirst="0" w:colLast="0" w:name="_gv6jj7mo03os" w:id="302"/>
      <w:bookmarkEnd w:id="302"/>
      <w:r w:rsidDel="00000000" w:rsidR="00000000" w:rsidRPr="00000000">
        <w:rPr>
          <w:rFonts w:ascii="Arial" w:cs="Arial" w:eastAsia="Arial" w:hAnsi="Arial"/>
          <w:vertAlign w:val="baseline"/>
          <w:rtl w:val="0"/>
        </w:rPr>
        <w:t xml:space="preserve">Approve and confirm the validity of the Contractor’s payment documents so that the Contractor can issue the corresponding invoice; or</w:t>
      </w:r>
    </w:p>
    <w:p w:rsidR="00000000" w:rsidDel="00000000" w:rsidP="00000000" w:rsidRDefault="00000000" w:rsidRPr="00000000" w14:paraId="00000228">
      <w:pPr>
        <w:pStyle w:val="Heading3"/>
        <w:numPr>
          <w:ilvl w:val="2"/>
          <w:numId w:val="18"/>
        </w:numPr>
        <w:spacing w:after="120" w:before="120" w:line="276" w:lineRule="auto"/>
        <w:ind w:left="1440" w:hanging="720"/>
        <w:jc w:val="both"/>
        <w:rPr>
          <w:rFonts w:ascii="Arial" w:cs="Arial" w:eastAsia="Arial" w:hAnsi="Arial"/>
        </w:rPr>
      </w:pPr>
      <w:bookmarkStart w:colFirst="0" w:colLast="0" w:name="_b5xhc44ucx3j" w:id="303"/>
      <w:bookmarkEnd w:id="303"/>
      <w:r w:rsidDel="00000000" w:rsidR="00000000" w:rsidRPr="00000000">
        <w:rPr>
          <w:rFonts w:ascii="Arial" w:cs="Arial" w:eastAsia="Arial" w:hAnsi="Arial"/>
          <w:vertAlign w:val="baseline"/>
          <w:rtl w:val="0"/>
        </w:rPr>
        <w:t xml:space="preserve">If the Contractor’s payment documents are insufficient or require amendments/supplements, the Employer/Engineer shall provide a written response, which lists all amendment/supplement requests so that the Contractor can comply with. The Contractor shall, without undue delay, make the requested amendment/supplement and resubmit the payment documents to the Employer/Engineer for approval pursuant to this Sub-Clause.</w:t>
      </w:r>
    </w:p>
    <w:p w:rsidR="00000000" w:rsidDel="00000000" w:rsidP="00000000" w:rsidRDefault="00000000" w:rsidRPr="00000000" w14:paraId="00000229">
      <w:pPr>
        <w:pStyle w:val="Heading2"/>
        <w:numPr>
          <w:ilvl w:val="1"/>
          <w:numId w:val="18"/>
        </w:numPr>
        <w:spacing w:after="120" w:before="120" w:line="276" w:lineRule="auto"/>
        <w:ind w:left="720"/>
        <w:jc w:val="both"/>
        <w:rPr>
          <w:rFonts w:ascii="Arial" w:cs="Arial" w:eastAsia="Arial" w:hAnsi="Arial"/>
          <w:sz w:val="28"/>
          <w:szCs w:val="28"/>
        </w:rPr>
      </w:pPr>
      <w:bookmarkStart w:colFirst="0" w:colLast="0" w:name="_me7mydr4qtut" w:id="304"/>
      <w:bookmarkEnd w:id="304"/>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Upon the expiration of the duration specified in this Sub-Clause, if the Employer/Engineer fails to respond to the Contractor’s payment documents, it shall be deemed that the Employer/Engineer has confirmed those payment amounts.</w:t>
      </w:r>
    </w:p>
    <w:p w:rsidR="00000000" w:rsidDel="00000000" w:rsidP="00000000" w:rsidRDefault="00000000" w:rsidRPr="00000000" w14:paraId="0000022A">
      <w:pPr>
        <w:pStyle w:val="Heading1"/>
        <w:numPr>
          <w:ilvl w:val="0"/>
          <w:numId w:val="18"/>
        </w:numPr>
        <w:ind w:left="360"/>
        <w:rPr>
          <w:rFonts w:ascii="Arial" w:cs="Arial" w:eastAsia="Arial" w:hAnsi="Arial"/>
          <w:sz w:val="28"/>
          <w:szCs w:val="28"/>
        </w:rPr>
      </w:pPr>
      <w:bookmarkStart w:colFirst="0" w:colLast="0" w:name="_kieisjr85jjd" w:id="305"/>
      <w:bookmarkEnd w:id="305"/>
      <w:r w:rsidDel="00000000" w:rsidR="00000000" w:rsidRPr="00000000">
        <w:rPr>
          <w:rFonts w:ascii="Arial" w:cs="Arial" w:eastAsia="Arial" w:hAnsi="Arial"/>
          <w:sz w:val="28"/>
          <w:szCs w:val="28"/>
          <w:vertAlign w:val="baseline"/>
          <w:rtl w:val="0"/>
        </w:rPr>
        <w:t xml:space="preserve">Final Account</w:t>
      </w:r>
    </w:p>
    <w:p w:rsidR="00000000" w:rsidDel="00000000" w:rsidP="00000000" w:rsidRDefault="00000000" w:rsidRPr="00000000" w14:paraId="0000022B">
      <w:pPr>
        <w:pStyle w:val="Heading2"/>
        <w:numPr>
          <w:ilvl w:val="1"/>
          <w:numId w:val="18"/>
        </w:numPr>
        <w:spacing w:after="120" w:before="120" w:line="276" w:lineRule="auto"/>
        <w:ind w:left="720"/>
        <w:jc w:val="both"/>
        <w:rPr>
          <w:sz w:val="28"/>
          <w:szCs w:val="28"/>
        </w:rPr>
      </w:pPr>
      <w:bookmarkStart w:colFirst="0" w:colLast="0" w:name="_ndk76a66s0m8" w:id="306"/>
      <w:bookmarkEnd w:id="306"/>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Subsequent to the conclusion of the Taking Over Minutes by the Parties for the Works, the Contractor shall submit the payment documents of the final account to the Employer/Engineer, which specify the total value of Works completed by the Contractor under the Contract as well as any other amount that the Contractor is entitled to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Final Account</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The payment documents of the Final Account include:</w:t>
      </w:r>
    </w:p>
    <w:p w:rsidR="00000000" w:rsidDel="00000000" w:rsidP="00000000" w:rsidRDefault="00000000" w:rsidRPr="00000000" w14:paraId="0000022C">
      <w:pPr>
        <w:pStyle w:val="Heading3"/>
        <w:numPr>
          <w:ilvl w:val="2"/>
          <w:numId w:val="18"/>
        </w:numPr>
        <w:spacing w:after="120" w:before="120" w:line="276" w:lineRule="auto"/>
        <w:ind w:left="1440" w:hanging="720"/>
        <w:jc w:val="both"/>
        <w:rPr>
          <w:rFonts w:ascii="Arial" w:cs="Arial" w:eastAsia="Arial" w:hAnsi="Arial"/>
        </w:rPr>
      </w:pPr>
      <w:bookmarkStart w:colFirst="0" w:colLast="0" w:name="_c348c1q6ab3v" w:id="307"/>
      <w:bookmarkEnd w:id="307"/>
      <w:r w:rsidDel="00000000" w:rsidR="00000000" w:rsidRPr="00000000">
        <w:rPr>
          <w:rFonts w:ascii="Arial" w:cs="Arial" w:eastAsia="Arial" w:hAnsi="Arial"/>
          <w:vertAlign w:val="baseline"/>
          <w:rtl w:val="0"/>
        </w:rPr>
        <w:t xml:space="preserve">The Contractor’s payment request;</w:t>
      </w:r>
    </w:p>
    <w:p w:rsidR="00000000" w:rsidDel="00000000" w:rsidP="00000000" w:rsidRDefault="00000000" w:rsidRPr="00000000" w14:paraId="0000022D">
      <w:pPr>
        <w:pStyle w:val="Heading3"/>
        <w:numPr>
          <w:ilvl w:val="2"/>
          <w:numId w:val="18"/>
        </w:numPr>
        <w:spacing w:after="120" w:before="120" w:line="276" w:lineRule="auto"/>
        <w:ind w:left="1440" w:hanging="720"/>
        <w:jc w:val="both"/>
        <w:rPr>
          <w:rFonts w:ascii="Arial" w:cs="Arial" w:eastAsia="Arial" w:hAnsi="Arial"/>
        </w:rPr>
      </w:pPr>
      <w:bookmarkStart w:colFirst="0" w:colLast="0" w:name="_34vhqit1xfcb" w:id="308"/>
      <w:bookmarkEnd w:id="308"/>
      <w:r w:rsidDel="00000000" w:rsidR="00000000" w:rsidRPr="00000000">
        <w:rPr>
          <w:rFonts w:ascii="Arial" w:cs="Arial" w:eastAsia="Arial" w:hAnsi="Arial"/>
          <w:vertAlign w:val="baseline"/>
          <w:rtl w:val="0"/>
        </w:rPr>
        <w:t xml:space="preserve">Copy of the Taking Over Minutes for the Works;</w:t>
      </w:r>
    </w:p>
    <w:p w:rsidR="00000000" w:rsidDel="00000000" w:rsidP="00000000" w:rsidRDefault="00000000" w:rsidRPr="00000000" w14:paraId="0000022E">
      <w:pPr>
        <w:pStyle w:val="Heading3"/>
        <w:numPr>
          <w:ilvl w:val="2"/>
          <w:numId w:val="18"/>
        </w:numPr>
        <w:spacing w:after="120" w:before="120" w:line="276" w:lineRule="auto"/>
        <w:ind w:left="1440" w:hanging="720"/>
        <w:jc w:val="both"/>
        <w:rPr>
          <w:rFonts w:ascii="Arial" w:cs="Arial" w:eastAsia="Arial" w:hAnsi="Arial"/>
        </w:rPr>
      </w:pPr>
      <w:bookmarkStart w:colFirst="0" w:colLast="0" w:name="_wf6hdxc1dc0h" w:id="309"/>
      <w:bookmarkEnd w:id="309"/>
      <w:r w:rsidDel="00000000" w:rsidR="00000000" w:rsidRPr="00000000">
        <w:rPr>
          <w:rFonts w:ascii="Arial" w:cs="Arial" w:eastAsia="Arial" w:hAnsi="Arial"/>
          <w:vertAlign w:val="baseline"/>
          <w:rtl w:val="0"/>
        </w:rPr>
        <w:t xml:space="preserve">Summary of the total volume of Works completed by the Contractor under the Contract, with the signature of the Contractor’s Representative;</w:t>
      </w:r>
    </w:p>
    <w:p w:rsidR="00000000" w:rsidDel="00000000" w:rsidP="00000000" w:rsidRDefault="00000000" w:rsidRPr="00000000" w14:paraId="0000022F">
      <w:pPr>
        <w:pStyle w:val="Heading3"/>
        <w:numPr>
          <w:ilvl w:val="2"/>
          <w:numId w:val="18"/>
        </w:numPr>
        <w:spacing w:after="120" w:before="120" w:line="276" w:lineRule="auto"/>
        <w:ind w:left="1440" w:hanging="720"/>
        <w:jc w:val="both"/>
        <w:rPr>
          <w:rFonts w:ascii="Arial" w:cs="Arial" w:eastAsia="Arial" w:hAnsi="Arial"/>
        </w:rPr>
      </w:pPr>
      <w:bookmarkStart w:colFirst="0" w:colLast="0" w:name="_ka49153m3roy" w:id="310"/>
      <w:bookmarkEnd w:id="310"/>
      <w:r w:rsidDel="00000000" w:rsidR="00000000" w:rsidRPr="00000000">
        <w:rPr>
          <w:rFonts w:ascii="Arial" w:cs="Arial" w:eastAsia="Arial" w:hAnsi="Arial"/>
          <w:vertAlign w:val="baseline"/>
          <w:rtl w:val="0"/>
        </w:rPr>
        <w:t xml:space="preserve">Summary of the Final Account under the Contract, with the signature of the Contractor’s Representative;</w:t>
      </w:r>
    </w:p>
    <w:p w:rsidR="00000000" w:rsidDel="00000000" w:rsidP="00000000" w:rsidRDefault="00000000" w:rsidRPr="00000000" w14:paraId="00000230">
      <w:pPr>
        <w:pStyle w:val="Heading3"/>
        <w:numPr>
          <w:ilvl w:val="2"/>
          <w:numId w:val="18"/>
        </w:numPr>
        <w:spacing w:after="120" w:before="120" w:line="276" w:lineRule="auto"/>
        <w:ind w:left="1440" w:hanging="720"/>
        <w:jc w:val="both"/>
        <w:rPr>
          <w:rFonts w:ascii="Arial" w:cs="Arial" w:eastAsia="Arial" w:hAnsi="Arial"/>
        </w:rPr>
      </w:pPr>
      <w:bookmarkStart w:colFirst="0" w:colLast="0" w:name="_fgmjslvbm2pp" w:id="311"/>
      <w:bookmarkEnd w:id="311"/>
      <w:r w:rsidDel="00000000" w:rsidR="00000000" w:rsidRPr="00000000">
        <w:rPr>
          <w:rFonts w:ascii="Arial" w:cs="Arial" w:eastAsia="Arial" w:hAnsi="Arial"/>
          <w:vertAlign w:val="baseline"/>
          <w:rtl w:val="0"/>
        </w:rPr>
        <w:t xml:space="preserve">Corresponding VAT invoice (shall be issued subsequent to the Employer’s confirmation of the payment documents).</w:t>
      </w:r>
    </w:p>
    <w:p w:rsidR="00000000" w:rsidDel="00000000" w:rsidP="00000000" w:rsidRDefault="00000000" w:rsidRPr="00000000" w14:paraId="00000231">
      <w:pPr>
        <w:pStyle w:val="Heading2"/>
        <w:numPr>
          <w:ilvl w:val="1"/>
          <w:numId w:val="18"/>
        </w:numPr>
        <w:spacing w:after="120" w:before="120" w:line="276" w:lineRule="auto"/>
        <w:ind w:left="720"/>
        <w:jc w:val="both"/>
        <w:rPr>
          <w:rFonts w:ascii="Arial" w:cs="Arial" w:eastAsia="Arial" w:hAnsi="Arial"/>
          <w:sz w:val="28"/>
          <w:szCs w:val="28"/>
        </w:rPr>
      </w:pPr>
      <w:bookmarkStart w:colFirst="0" w:colLast="0" w:name="_5izwrb3xq9sz" w:id="312"/>
      <w:bookmarkEnd w:id="312"/>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After the Employer/Engineer confirms (or is deemed to have confirmed) the payment documents of Final Account, the Employer shall make payment to the Contractor </w:t>
      </w:r>
      <w:r w:rsidDel="00000000" w:rsidR="00000000" w:rsidRPr="00000000">
        <w:rPr>
          <w:rFonts w:ascii="Arial" w:cs="Arial" w:eastAsia="Arial" w:hAnsi="Arial"/>
          <w:i w:val="0"/>
          <w:iCs w:val="0"/>
          <w:smallCaps w:val="0"/>
          <w:strike w:val="0"/>
          <w:color w:val="000000"/>
          <w:sz w:val="28"/>
          <w:szCs w:val="28"/>
          <w:highlight w:val="yellow"/>
          <w:u w:val="none"/>
          <w:vertAlign w:val="baseline"/>
          <w:rtl w:val="0"/>
        </w:rPr>
        <w:t xml:space="preserve">up to 95%</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of Final Account that is confirmed in proportion to the value of the Works completed by Contractor under the Contract, including the deductions of Advance Payment at the corresponding rate, as well as 100% of the corresponding VAT in accordance with the governing laws.</w:t>
      </w:r>
    </w:p>
    <w:p w:rsidR="00000000" w:rsidDel="00000000" w:rsidP="00000000" w:rsidRDefault="00000000" w:rsidRPr="00000000" w14:paraId="00000232">
      <w:pPr>
        <w:pStyle w:val="Heading2"/>
        <w:numPr>
          <w:ilvl w:val="1"/>
          <w:numId w:val="18"/>
        </w:numPr>
        <w:spacing w:after="120" w:before="120" w:line="276" w:lineRule="auto"/>
        <w:ind w:left="720"/>
        <w:jc w:val="both"/>
        <w:rPr>
          <w:rFonts w:ascii="Arial" w:cs="Arial" w:eastAsia="Arial" w:hAnsi="Arial"/>
          <w:sz w:val="28"/>
          <w:szCs w:val="28"/>
        </w:rPr>
      </w:pPr>
      <w:bookmarkStart w:colFirst="0" w:colLast="0" w:name="_9iqd8g1w2rjd" w:id="313"/>
      <w:bookmarkEnd w:id="313"/>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Within</w:t>
      </w:r>
      <w:r w:rsidDel="00000000" w:rsidR="00000000" w:rsidRPr="00000000">
        <w:rPr>
          <w:rFonts w:ascii="Arial" w:cs="Arial" w:eastAsia="Arial" w:hAnsi="Arial"/>
          <w:sz w:val="28"/>
          <w:szCs w:val="28"/>
          <w:rtl w:val="0"/>
        </w:rPr>
        <w:t xml:space="preserve"> 7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days from the date of receipt of Contractor’s payment request as above, the Employer or the Engineer shall:</w:t>
      </w:r>
    </w:p>
    <w:p w:rsidR="00000000" w:rsidDel="00000000" w:rsidP="00000000" w:rsidRDefault="00000000" w:rsidRPr="00000000" w14:paraId="00000233">
      <w:pPr>
        <w:pStyle w:val="Heading3"/>
        <w:numPr>
          <w:ilvl w:val="2"/>
          <w:numId w:val="18"/>
        </w:numPr>
        <w:spacing w:after="120" w:before="120" w:line="276" w:lineRule="auto"/>
        <w:ind w:left="1440" w:hanging="720"/>
        <w:jc w:val="both"/>
        <w:rPr>
          <w:rFonts w:ascii="Arial" w:cs="Arial" w:eastAsia="Arial" w:hAnsi="Arial"/>
        </w:rPr>
      </w:pPr>
      <w:bookmarkStart w:colFirst="0" w:colLast="0" w:name="_g157qecbgubs" w:id="314"/>
      <w:bookmarkEnd w:id="314"/>
      <w:r w:rsidDel="00000000" w:rsidR="00000000" w:rsidRPr="00000000">
        <w:rPr>
          <w:rFonts w:ascii="Arial" w:cs="Arial" w:eastAsia="Arial" w:hAnsi="Arial"/>
          <w:vertAlign w:val="baseline"/>
          <w:rtl w:val="0"/>
        </w:rPr>
        <w:t xml:space="preserve">Approve and confirm the validity of the Contractor’s payment documents of the Final Account so that the Contractor can issue the corresponding invoice; or</w:t>
      </w:r>
    </w:p>
    <w:p w:rsidR="00000000" w:rsidDel="00000000" w:rsidP="00000000" w:rsidRDefault="00000000" w:rsidRPr="00000000" w14:paraId="00000234">
      <w:pPr>
        <w:pStyle w:val="Heading3"/>
        <w:numPr>
          <w:ilvl w:val="2"/>
          <w:numId w:val="18"/>
        </w:numPr>
        <w:spacing w:after="120" w:before="120" w:line="276" w:lineRule="auto"/>
        <w:ind w:left="1440" w:hanging="720"/>
        <w:jc w:val="both"/>
        <w:rPr>
          <w:rFonts w:ascii="Arial" w:cs="Arial" w:eastAsia="Arial" w:hAnsi="Arial"/>
        </w:rPr>
      </w:pPr>
      <w:bookmarkStart w:colFirst="0" w:colLast="0" w:name="_fwmjj52ujt07" w:id="315"/>
      <w:bookmarkEnd w:id="315"/>
      <w:r w:rsidDel="00000000" w:rsidR="00000000" w:rsidRPr="00000000">
        <w:rPr>
          <w:rFonts w:ascii="Arial" w:cs="Arial" w:eastAsia="Arial" w:hAnsi="Arial"/>
          <w:vertAlign w:val="baseline"/>
          <w:rtl w:val="0"/>
        </w:rPr>
        <w:t xml:space="preserve">If the Contractor’s payment documents of the Final Account are insufficient or require amendment/supplement, the Employer/Engineer shall provide a written response, which lists all amendment/supplement requests so that the Contractor can comply with. The Contractor shall, without undue delay, make the requested amendment/supplement and resubmit the payment documents of the Final Account to the Employer/Engineer for approval pursuant to this Sub-Clause.</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If, in a fair and appropriate manner, the Employer/Engineer determines that any part of the Final Account submitted by the Contractor is unqualified for confirmation or there exist disputes between the Parties regarding any part of the Final Account, the Employer shall notify the Contractor of such dispute. Notwithstanding such dispute, the Employer shall continue to proceed with the payment for the amount that the Parties have agreed, and any remaining part of the Final Account that the Parties have yet to reach an agreement on shall be resolved in accordance with Clause 17 of the Contract. </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Upon the expiration of the duration specified in Sub-Clause 9.3 of this Annex, if the Employer/Engineer fails to respond to the Contractor’s payment documents, it shall be deemed that the Employer/Engineer has confirmed those payment amounts.</w:t>
      </w:r>
    </w:p>
    <w:p w:rsidR="00000000" w:rsidDel="00000000" w:rsidP="00000000" w:rsidRDefault="00000000" w:rsidRPr="00000000" w14:paraId="00000237">
      <w:pPr>
        <w:pStyle w:val="Heading1"/>
        <w:numPr>
          <w:ilvl w:val="0"/>
          <w:numId w:val="18"/>
        </w:numPr>
        <w:ind w:left="360"/>
        <w:rPr>
          <w:rFonts w:ascii="Arial" w:cs="Arial" w:eastAsia="Arial" w:hAnsi="Arial"/>
          <w:sz w:val="28"/>
          <w:szCs w:val="28"/>
        </w:rPr>
      </w:pPr>
      <w:bookmarkStart w:colFirst="0" w:colLast="0" w:name="_6yszzkeo7pqo" w:id="316"/>
      <w:bookmarkEnd w:id="316"/>
      <w:r w:rsidDel="00000000" w:rsidR="00000000" w:rsidRPr="00000000">
        <w:rPr>
          <w:rFonts w:ascii="Arial" w:cs="Arial" w:eastAsia="Arial" w:hAnsi="Arial"/>
          <w:sz w:val="28"/>
          <w:szCs w:val="28"/>
          <w:vertAlign w:val="baseline"/>
          <w:rtl w:val="0"/>
        </w:rPr>
        <w:t xml:space="preserve">Payment of Retention Money</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Employer shall make payment to the Contractor for the Retention Money as 5% of the Final Account within </w:t>
      </w:r>
      <w:r w:rsidDel="00000000" w:rsidR="00000000" w:rsidRPr="00000000">
        <w:rPr>
          <w:rFonts w:ascii="Arial" w:cs="Arial" w:eastAsia="Arial" w:hAnsi="Arial"/>
          <w:sz w:val="28"/>
          <w:szCs w:val="28"/>
          <w:rtl w:val="0"/>
        </w:rPr>
        <w:t xml:space="preserve">30</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days from the date of occurrence of one of the following events (whichever is sooner):</w:t>
      </w:r>
    </w:p>
    <w:p w:rsidR="00000000" w:rsidDel="00000000" w:rsidP="00000000" w:rsidRDefault="00000000" w:rsidRPr="00000000" w14:paraId="00000239">
      <w:pPr>
        <w:pStyle w:val="Heading2"/>
        <w:numPr>
          <w:ilvl w:val="1"/>
          <w:numId w:val="18"/>
        </w:numPr>
        <w:spacing w:after="120" w:before="120" w:line="276" w:lineRule="auto"/>
        <w:ind w:left="720"/>
        <w:jc w:val="both"/>
        <w:rPr>
          <w:rFonts w:ascii="Arial" w:cs="Arial" w:eastAsia="Arial" w:hAnsi="Arial"/>
          <w:sz w:val="28"/>
          <w:szCs w:val="28"/>
        </w:rPr>
      </w:pPr>
      <w:bookmarkStart w:colFirst="0" w:colLast="0" w:name="_vk20n78n6ww5" w:id="317"/>
      <w:bookmarkEnd w:id="317"/>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Defect Notification Period has expired, or</w:t>
      </w:r>
    </w:p>
    <w:p w:rsidR="00000000" w:rsidDel="00000000" w:rsidP="00000000" w:rsidRDefault="00000000" w:rsidRPr="00000000" w14:paraId="0000023A">
      <w:pPr>
        <w:pStyle w:val="Heading2"/>
        <w:numPr>
          <w:ilvl w:val="1"/>
          <w:numId w:val="18"/>
        </w:numPr>
        <w:spacing w:after="120" w:before="120" w:line="276" w:lineRule="auto"/>
        <w:ind w:left="720"/>
        <w:jc w:val="both"/>
        <w:rPr>
          <w:sz w:val="28"/>
          <w:szCs w:val="28"/>
        </w:rPr>
      </w:pPr>
      <w:bookmarkStart w:colFirst="0" w:colLast="0" w:name="_bm0e25z4ev7w" w:id="318"/>
      <w:bookmarkEnd w:id="318"/>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Contractor has submitted to the Employer a guarantee for the maintenance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Warranty Bond</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with corresponding value to the Retention Money.</w:t>
      </w:r>
    </w:p>
    <w:p w:rsidR="00000000" w:rsidDel="00000000" w:rsidP="00000000" w:rsidRDefault="00000000" w:rsidRPr="00000000" w14:paraId="0000023B">
      <w:pPr>
        <w:spacing w:after="120" w:before="120" w:line="276" w:lineRule="auto"/>
        <w:jc w:val="both"/>
        <w:rPr>
          <w:rFonts w:ascii="Arial" w:cs="Arial" w:eastAsia="Arial" w:hAnsi="Arial"/>
          <w:i w:val="1"/>
          <w:iCs w:val="1"/>
          <w:sz w:val="28"/>
          <w:szCs w:val="28"/>
        </w:rPr>
      </w:pPr>
      <w:r w:rsidDel="00000000" w:rsidR="00000000" w:rsidRPr="00000000">
        <w:rPr>
          <w:rFonts w:ascii="Arial" w:cs="Arial" w:eastAsia="Arial" w:hAnsi="Arial"/>
          <w:i w:val="1"/>
          <w:iCs w:val="1"/>
          <w:sz w:val="28"/>
          <w:szCs w:val="28"/>
          <w:highlight w:val="yellow"/>
          <w:rtl w:val="0"/>
        </w:rPr>
        <w:t xml:space="preserve">Or</w:t>
      </w:r>
      <w:r w:rsidDel="00000000" w:rsidR="00000000" w:rsidRPr="00000000">
        <w:rPr>
          <w:rFonts w:ascii="Arial" w:cs="Arial" w:eastAsia="Arial" w:hAnsi="Arial"/>
          <w:i w:val="1"/>
          <w:iCs w:val="1"/>
          <w:sz w:val="28"/>
          <w:szCs w:val="28"/>
          <w:rtl w:val="0"/>
        </w:rPr>
        <w:t xml:space="preserve"> </w:t>
      </w:r>
    </w:p>
    <w:p w:rsidR="00000000" w:rsidDel="00000000" w:rsidP="00000000" w:rsidRDefault="00000000" w:rsidRPr="00000000" w14:paraId="0000023C">
      <w:pPr>
        <w:spacing w:after="120" w:before="120"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3D">
      <w:pPr>
        <w:pStyle w:val="Title"/>
        <w:spacing w:after="120" w:before="120" w:line="276" w:lineRule="auto"/>
        <w:jc w:val="both"/>
        <w:rPr>
          <w:rFonts w:ascii="Arial" w:cs="Arial" w:eastAsia="Arial" w:hAnsi="Arial"/>
          <w:sz w:val="28"/>
          <w:szCs w:val="28"/>
        </w:rPr>
      </w:pPr>
      <w:bookmarkStart w:colFirst="0" w:colLast="0" w:name="_vsyw0ji606i3" w:id="319"/>
      <w:bookmarkEnd w:id="319"/>
      <w:r w:rsidDel="00000000" w:rsidR="00000000" w:rsidRPr="00000000">
        <w:rPr>
          <w:rFonts w:ascii="Arial" w:cs="Arial" w:eastAsia="Arial" w:hAnsi="Arial"/>
          <w:sz w:val="28"/>
          <w:szCs w:val="28"/>
          <w:rtl w:val="0"/>
        </w:rPr>
        <w:t xml:space="preserve">Option 2</w:t>
      </w:r>
    </w:p>
    <w:p w:rsidR="00000000" w:rsidDel="00000000" w:rsidP="00000000" w:rsidRDefault="00000000" w:rsidRPr="00000000" w14:paraId="0000023E">
      <w:pPr>
        <w:pStyle w:val="Heading1"/>
        <w:numPr>
          <w:ilvl w:val="0"/>
          <w:numId w:val="19"/>
        </w:numPr>
        <w:ind w:left="360"/>
        <w:rPr>
          <w:rFonts w:ascii="Arial" w:cs="Arial" w:eastAsia="Arial" w:hAnsi="Arial"/>
          <w:sz w:val="28"/>
          <w:szCs w:val="28"/>
        </w:rPr>
      </w:pPr>
      <w:bookmarkStart w:colFirst="0" w:colLast="0" w:name="_876jpxg69mup" w:id="320"/>
      <w:bookmarkEnd w:id="320"/>
      <w:r w:rsidDel="00000000" w:rsidR="00000000" w:rsidRPr="00000000">
        <w:rPr>
          <w:rFonts w:ascii="Arial" w:cs="Arial" w:eastAsia="Arial" w:hAnsi="Arial"/>
          <w:sz w:val="28"/>
          <w:szCs w:val="28"/>
          <w:vertAlign w:val="baseline"/>
          <w:rtl w:val="0"/>
        </w:rPr>
        <w:t xml:space="preserve">Down Payment (Advance Payment)</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Employer shall provide an advance payment equal to 30% of the Contract Price, to be paid within [07] days from the Contract signing date, and the Contract has submitted a payment request.</w:t>
      </w:r>
      <w:r w:rsidDel="00000000" w:rsidR="00000000" w:rsidRPr="00000000">
        <w:rPr>
          <w:rtl w:val="0"/>
        </w:rPr>
      </w:r>
    </w:p>
    <w:p w:rsidR="00000000" w:rsidDel="00000000" w:rsidP="00000000" w:rsidRDefault="00000000" w:rsidRPr="00000000" w14:paraId="00000240">
      <w:pPr>
        <w:pStyle w:val="Heading1"/>
        <w:numPr>
          <w:ilvl w:val="0"/>
          <w:numId w:val="19"/>
        </w:numPr>
        <w:ind w:left="360"/>
        <w:rPr>
          <w:rFonts w:ascii="Arial" w:cs="Arial" w:eastAsia="Arial" w:hAnsi="Arial"/>
          <w:sz w:val="28"/>
          <w:szCs w:val="28"/>
        </w:rPr>
      </w:pPr>
      <w:bookmarkStart w:colFirst="0" w:colLast="0" w:name="_owk0c1p92q67" w:id="321"/>
      <w:bookmarkEnd w:id="321"/>
      <w:r w:rsidDel="00000000" w:rsidR="00000000" w:rsidRPr="00000000">
        <w:rPr>
          <w:rFonts w:ascii="Arial" w:cs="Arial" w:eastAsia="Arial" w:hAnsi="Arial"/>
          <w:sz w:val="28"/>
          <w:szCs w:val="28"/>
          <w:vertAlign w:val="baseline"/>
          <w:rtl w:val="0"/>
        </w:rPr>
        <w:t xml:space="preserve">Payment based on Delivery and Installation progress</w:t>
      </w:r>
    </w:p>
    <w:p w:rsidR="00000000" w:rsidDel="00000000" w:rsidP="00000000" w:rsidRDefault="00000000" w:rsidRPr="00000000" w14:paraId="00000241">
      <w:pPr>
        <w:pStyle w:val="Heading2"/>
        <w:numPr>
          <w:ilvl w:val="1"/>
          <w:numId w:val="19"/>
        </w:numPr>
        <w:spacing w:after="120" w:before="120" w:line="276" w:lineRule="auto"/>
        <w:ind w:left="720"/>
        <w:jc w:val="both"/>
        <w:rPr>
          <w:rFonts w:ascii="Arial" w:cs="Arial" w:eastAsia="Arial" w:hAnsi="Arial"/>
          <w:sz w:val="28"/>
          <w:szCs w:val="28"/>
        </w:rPr>
      </w:pPr>
      <w:bookmarkStart w:colFirst="0" w:colLast="0" w:name="_a0rue0wdgw0a" w:id="322"/>
      <w:bookmarkEnd w:id="322"/>
      <w:r w:rsidDel="00000000" w:rsidR="00000000" w:rsidRPr="00000000">
        <w:rPr>
          <w:rFonts w:ascii="Arial" w:cs="Arial" w:eastAsia="Arial" w:hAnsi="Arial"/>
          <w:sz w:val="28"/>
          <w:szCs w:val="28"/>
          <w:vertAlign w:val="baseline"/>
          <w:rtl w:val="0"/>
        </w:rPr>
        <w:t xml:space="preserve">1</w:t>
      </w:r>
      <w:r w:rsidDel="00000000" w:rsidR="00000000" w:rsidRPr="00000000">
        <w:rPr>
          <w:rFonts w:ascii="Arial" w:cs="Arial" w:eastAsia="Arial" w:hAnsi="Arial"/>
          <w:sz w:val="28"/>
          <w:szCs w:val="28"/>
          <w:vertAlign w:val="superscript"/>
          <w:rtl w:val="0"/>
        </w:rPr>
        <w:t xml:space="preserve">st</w:t>
      </w:r>
      <w:r w:rsidDel="00000000" w:rsidR="00000000" w:rsidRPr="00000000">
        <w:rPr>
          <w:rFonts w:ascii="Arial" w:cs="Arial" w:eastAsia="Arial" w:hAnsi="Arial"/>
          <w:sz w:val="28"/>
          <w:szCs w:val="28"/>
          <w:vertAlign w:val="baseline"/>
          <w:rtl w:val="0"/>
        </w:rPr>
        <w:t xml:space="preserve"> Instalment: The Employer shall pay 25% of the Contract Price within </w:t>
      </w:r>
      <w:r w:rsidDel="00000000" w:rsidR="00000000" w:rsidRPr="00000000">
        <w:rPr>
          <w:rFonts w:ascii="Arial" w:cs="Arial" w:eastAsia="Arial" w:hAnsi="Arial"/>
          <w:sz w:val="28"/>
          <w:szCs w:val="28"/>
          <w:rtl w:val="0"/>
        </w:rPr>
        <w:t xml:space="preserve">30 </w:t>
      </w:r>
      <w:r w:rsidDel="00000000" w:rsidR="00000000" w:rsidRPr="00000000">
        <w:rPr>
          <w:rFonts w:ascii="Arial" w:cs="Arial" w:eastAsia="Arial" w:hAnsi="Arial"/>
          <w:sz w:val="28"/>
          <w:szCs w:val="28"/>
          <w:vertAlign w:val="baseline"/>
          <w:rtl w:val="0"/>
        </w:rPr>
        <w:t xml:space="preserve">days from the date the main frame is delivered to the Site. If the Works are divided into Sections, the Employer shall pay 25% of the value of each Section after the Contractor has delivered all main frames for that Section. </w:t>
      </w:r>
    </w:p>
    <w:p w:rsidR="00000000" w:rsidDel="00000000" w:rsidP="00000000" w:rsidRDefault="00000000" w:rsidRPr="00000000" w14:paraId="00000242">
      <w:pPr>
        <w:pStyle w:val="Heading2"/>
        <w:numPr>
          <w:ilvl w:val="1"/>
          <w:numId w:val="19"/>
        </w:numPr>
        <w:spacing w:after="120" w:before="120" w:line="276" w:lineRule="auto"/>
        <w:ind w:left="720"/>
        <w:jc w:val="both"/>
        <w:rPr>
          <w:rFonts w:ascii="Arial" w:cs="Arial" w:eastAsia="Arial" w:hAnsi="Arial"/>
          <w:sz w:val="28"/>
          <w:szCs w:val="28"/>
        </w:rPr>
      </w:pPr>
      <w:bookmarkStart w:colFirst="0" w:colLast="0" w:name="_jae92qtdc8mh" w:id="323"/>
      <w:bookmarkEnd w:id="323"/>
      <w:r w:rsidDel="00000000" w:rsidR="00000000" w:rsidRPr="00000000">
        <w:rPr>
          <w:rFonts w:ascii="Arial" w:cs="Arial" w:eastAsia="Arial" w:hAnsi="Arial"/>
          <w:sz w:val="28"/>
          <w:szCs w:val="28"/>
          <w:vertAlign w:val="baseline"/>
          <w:rtl w:val="0"/>
        </w:rPr>
        <w:t xml:space="preserve">2</w:t>
      </w:r>
      <w:r w:rsidDel="00000000" w:rsidR="00000000" w:rsidRPr="00000000">
        <w:rPr>
          <w:rFonts w:ascii="Arial" w:cs="Arial" w:eastAsia="Arial" w:hAnsi="Arial"/>
          <w:sz w:val="28"/>
          <w:szCs w:val="28"/>
          <w:vertAlign w:val="superscript"/>
          <w:rtl w:val="0"/>
        </w:rPr>
        <w:t xml:space="preserve">nd</w:t>
      </w:r>
      <w:r w:rsidDel="00000000" w:rsidR="00000000" w:rsidRPr="00000000">
        <w:rPr>
          <w:rFonts w:ascii="Arial" w:cs="Arial" w:eastAsia="Arial" w:hAnsi="Arial"/>
          <w:sz w:val="28"/>
          <w:szCs w:val="28"/>
          <w:vertAlign w:val="baseline"/>
          <w:rtl w:val="0"/>
        </w:rPr>
        <w:t xml:space="preserve"> Instalment: The Employer shall pay 25% of the Contract Price within </w:t>
      </w:r>
      <w:r w:rsidDel="00000000" w:rsidR="00000000" w:rsidRPr="00000000">
        <w:rPr>
          <w:rFonts w:ascii="Arial" w:cs="Arial" w:eastAsia="Arial" w:hAnsi="Arial"/>
          <w:sz w:val="28"/>
          <w:szCs w:val="28"/>
          <w:rtl w:val="0"/>
        </w:rPr>
        <w:t xml:space="preserve">30 </w:t>
      </w:r>
      <w:r w:rsidDel="00000000" w:rsidR="00000000" w:rsidRPr="00000000">
        <w:rPr>
          <w:rFonts w:ascii="Arial" w:cs="Arial" w:eastAsia="Arial" w:hAnsi="Arial"/>
          <w:sz w:val="28"/>
          <w:szCs w:val="28"/>
          <w:vertAlign w:val="baseline"/>
          <w:rtl w:val="0"/>
        </w:rPr>
        <w:t xml:space="preserve">days from the date the sheetings are delivered to the Site. If the Works are divided into Sections, the Employer shall pay 25% of the value of each Section after the Contractor has delivered all sheetings for that Section.</w:t>
      </w:r>
    </w:p>
    <w:p w:rsidR="00000000" w:rsidDel="00000000" w:rsidP="00000000" w:rsidRDefault="00000000" w:rsidRPr="00000000" w14:paraId="00000243">
      <w:pPr>
        <w:pStyle w:val="Heading2"/>
        <w:numPr>
          <w:ilvl w:val="1"/>
          <w:numId w:val="19"/>
        </w:numPr>
        <w:spacing w:after="120" w:before="120" w:line="276" w:lineRule="auto"/>
        <w:ind w:left="720"/>
        <w:jc w:val="both"/>
        <w:rPr>
          <w:rFonts w:ascii="Arial" w:cs="Arial" w:eastAsia="Arial" w:hAnsi="Arial"/>
          <w:sz w:val="28"/>
          <w:szCs w:val="28"/>
        </w:rPr>
      </w:pPr>
      <w:bookmarkStart w:colFirst="0" w:colLast="0" w:name="_k5wtwmzcr7f2" w:id="324"/>
      <w:bookmarkEnd w:id="324"/>
      <w:r w:rsidDel="00000000" w:rsidR="00000000" w:rsidRPr="00000000">
        <w:rPr>
          <w:rFonts w:ascii="Arial" w:cs="Arial" w:eastAsia="Arial" w:hAnsi="Arial"/>
          <w:sz w:val="28"/>
          <w:szCs w:val="28"/>
          <w:vertAlign w:val="baseline"/>
          <w:rtl w:val="0"/>
        </w:rPr>
        <w:t xml:space="preserve">3</w:t>
      </w:r>
      <w:r w:rsidDel="00000000" w:rsidR="00000000" w:rsidRPr="00000000">
        <w:rPr>
          <w:rFonts w:ascii="Arial" w:cs="Arial" w:eastAsia="Arial" w:hAnsi="Arial"/>
          <w:sz w:val="28"/>
          <w:szCs w:val="28"/>
          <w:vertAlign w:val="superscript"/>
          <w:rtl w:val="0"/>
        </w:rPr>
        <w:t xml:space="preserve">rd</w:t>
      </w:r>
      <w:r w:rsidDel="00000000" w:rsidR="00000000" w:rsidRPr="00000000">
        <w:rPr>
          <w:rFonts w:ascii="Arial" w:cs="Arial" w:eastAsia="Arial" w:hAnsi="Arial"/>
          <w:sz w:val="28"/>
          <w:szCs w:val="28"/>
          <w:vertAlign w:val="baseline"/>
          <w:rtl w:val="0"/>
        </w:rPr>
        <w:t xml:space="preserve"> Instalment: The Employer shall pay 10% of the Contract Price within </w:t>
      </w:r>
      <w:r w:rsidDel="00000000" w:rsidR="00000000" w:rsidRPr="00000000">
        <w:rPr>
          <w:rFonts w:ascii="Arial" w:cs="Arial" w:eastAsia="Arial" w:hAnsi="Arial"/>
          <w:sz w:val="28"/>
          <w:szCs w:val="28"/>
          <w:rtl w:val="0"/>
        </w:rPr>
        <w:t xml:space="preserve">30 </w:t>
      </w:r>
      <w:r w:rsidDel="00000000" w:rsidR="00000000" w:rsidRPr="00000000">
        <w:rPr>
          <w:rFonts w:ascii="Arial" w:cs="Arial" w:eastAsia="Arial" w:hAnsi="Arial"/>
          <w:sz w:val="28"/>
          <w:szCs w:val="28"/>
          <w:vertAlign w:val="baseline"/>
          <w:rtl w:val="0"/>
        </w:rPr>
        <w:t xml:space="preserve">days from the date the Contractor completes installation of the main frame. If the Works are divided into Sections, the Employer shall pay 10% of the value of each Section after the Contractor completes installation of the main frame for that Section.</w:t>
      </w:r>
    </w:p>
    <w:p w:rsidR="00000000" w:rsidDel="00000000" w:rsidP="00000000" w:rsidRDefault="00000000" w:rsidRPr="00000000" w14:paraId="00000244">
      <w:pPr>
        <w:pStyle w:val="Heading2"/>
        <w:numPr>
          <w:ilvl w:val="1"/>
          <w:numId w:val="19"/>
        </w:numPr>
        <w:spacing w:after="120" w:before="120" w:line="276" w:lineRule="auto"/>
        <w:ind w:left="720"/>
        <w:jc w:val="both"/>
        <w:rPr>
          <w:rFonts w:ascii="Arial" w:cs="Arial" w:eastAsia="Arial" w:hAnsi="Arial"/>
          <w:sz w:val="28"/>
          <w:szCs w:val="28"/>
        </w:rPr>
      </w:pPr>
      <w:bookmarkStart w:colFirst="0" w:colLast="0" w:name="_slid2s7q0i1e" w:id="325"/>
      <w:bookmarkEnd w:id="325"/>
      <w:r w:rsidDel="00000000" w:rsidR="00000000" w:rsidRPr="00000000">
        <w:rPr>
          <w:rFonts w:ascii="Arial" w:cs="Arial" w:eastAsia="Arial" w:hAnsi="Arial"/>
          <w:sz w:val="28"/>
          <w:szCs w:val="28"/>
          <w:vertAlign w:val="baseline"/>
          <w:rtl w:val="0"/>
        </w:rPr>
        <w:t xml:space="preserve">4</w:t>
      </w:r>
      <w:r w:rsidDel="00000000" w:rsidR="00000000" w:rsidRPr="00000000">
        <w:rPr>
          <w:rFonts w:ascii="Arial" w:cs="Arial" w:eastAsia="Arial" w:hAnsi="Arial"/>
          <w:sz w:val="28"/>
          <w:szCs w:val="28"/>
          <w:vertAlign w:val="superscript"/>
          <w:rtl w:val="0"/>
        </w:rPr>
        <w:t xml:space="preserve">th</w:t>
      </w:r>
      <w:r w:rsidDel="00000000" w:rsidR="00000000" w:rsidRPr="00000000">
        <w:rPr>
          <w:rFonts w:ascii="Arial" w:cs="Arial" w:eastAsia="Arial" w:hAnsi="Arial"/>
          <w:sz w:val="28"/>
          <w:szCs w:val="28"/>
          <w:vertAlign w:val="baseline"/>
          <w:rtl w:val="0"/>
        </w:rPr>
        <w:t xml:space="preserve"> Instalment: The Employer shall pay </w:t>
      </w:r>
      <w:commentRangeStart w:id="1"/>
      <w:r w:rsidDel="00000000" w:rsidR="00000000" w:rsidRPr="00000000">
        <w:rPr>
          <w:rFonts w:ascii="Arial" w:cs="Arial" w:eastAsia="Arial" w:hAnsi="Arial"/>
          <w:sz w:val="28"/>
          <w:szCs w:val="28"/>
          <w:vertAlign w:val="baseline"/>
          <w:rtl w:val="0"/>
        </w:rPr>
        <w:t xml:space="preserve">5% </w:t>
      </w:r>
      <w:commentRangeEnd w:id="1"/>
      <w:r w:rsidDel="00000000" w:rsidR="00000000" w:rsidRPr="00000000">
        <w:commentReference w:id="1"/>
      </w:r>
      <w:r w:rsidDel="00000000" w:rsidR="00000000" w:rsidRPr="00000000">
        <w:rPr>
          <w:rFonts w:ascii="Arial" w:cs="Arial" w:eastAsia="Arial" w:hAnsi="Arial"/>
          <w:sz w:val="28"/>
          <w:szCs w:val="28"/>
          <w:vertAlign w:val="baseline"/>
          <w:rtl w:val="0"/>
        </w:rPr>
        <w:t xml:space="preserve">of the Contract Price within </w:t>
      </w:r>
      <w:r w:rsidDel="00000000" w:rsidR="00000000" w:rsidRPr="00000000">
        <w:rPr>
          <w:rFonts w:ascii="Arial" w:cs="Arial" w:eastAsia="Arial" w:hAnsi="Arial"/>
          <w:sz w:val="28"/>
          <w:szCs w:val="28"/>
          <w:rtl w:val="0"/>
        </w:rPr>
        <w:t xml:space="preserve">30 </w:t>
      </w:r>
      <w:r w:rsidDel="00000000" w:rsidR="00000000" w:rsidRPr="00000000">
        <w:rPr>
          <w:rFonts w:ascii="Arial" w:cs="Arial" w:eastAsia="Arial" w:hAnsi="Arial"/>
          <w:sz w:val="28"/>
          <w:szCs w:val="28"/>
          <w:vertAlign w:val="baseline"/>
          <w:rtl w:val="0"/>
        </w:rPr>
        <w:t xml:space="preserve">days from the date the Contractor completes installation and the Parties execute the Taking Over Minutes for the Works.</w:t>
      </w:r>
    </w:p>
    <w:p w:rsidR="00000000" w:rsidDel="00000000" w:rsidP="00000000" w:rsidRDefault="00000000" w:rsidRPr="00000000" w14:paraId="00000245">
      <w:pPr>
        <w:pStyle w:val="Heading2"/>
        <w:numPr>
          <w:ilvl w:val="1"/>
          <w:numId w:val="19"/>
        </w:numPr>
        <w:spacing w:after="120" w:before="120" w:line="276" w:lineRule="auto"/>
        <w:ind w:left="720"/>
        <w:jc w:val="both"/>
        <w:rPr>
          <w:rFonts w:ascii="Arial" w:cs="Arial" w:eastAsia="Arial" w:hAnsi="Arial"/>
          <w:sz w:val="28"/>
          <w:szCs w:val="28"/>
        </w:rPr>
      </w:pPr>
      <w:bookmarkStart w:colFirst="0" w:colLast="0" w:name="_aedytirpxgf0" w:id="326"/>
      <w:bookmarkEnd w:id="326"/>
      <w:r w:rsidDel="00000000" w:rsidR="00000000" w:rsidRPr="00000000">
        <w:rPr>
          <w:rFonts w:ascii="Arial" w:cs="Arial" w:eastAsia="Arial" w:hAnsi="Arial"/>
          <w:sz w:val="28"/>
          <w:szCs w:val="28"/>
          <w:vertAlign w:val="baseline"/>
          <w:rtl w:val="0"/>
        </w:rPr>
        <w:t xml:space="preserve">Payment documents for each payment include:</w:t>
      </w:r>
    </w:p>
    <w:p w:rsidR="00000000" w:rsidDel="00000000" w:rsidP="00000000" w:rsidRDefault="00000000" w:rsidRPr="00000000" w14:paraId="00000246">
      <w:pPr>
        <w:pStyle w:val="Heading3"/>
        <w:numPr>
          <w:ilvl w:val="2"/>
          <w:numId w:val="19"/>
        </w:numPr>
        <w:spacing w:after="120" w:before="120" w:line="276" w:lineRule="auto"/>
        <w:ind w:left="1440" w:hanging="720"/>
        <w:jc w:val="both"/>
        <w:rPr>
          <w:rFonts w:ascii="Arial" w:cs="Arial" w:eastAsia="Arial" w:hAnsi="Arial"/>
        </w:rPr>
      </w:pPr>
      <w:bookmarkStart w:colFirst="0" w:colLast="0" w:name="_yhd0cg34o9ff" w:id="327"/>
      <w:bookmarkEnd w:id="327"/>
      <w:r w:rsidDel="00000000" w:rsidR="00000000" w:rsidRPr="00000000">
        <w:rPr>
          <w:rFonts w:ascii="Arial" w:cs="Arial" w:eastAsia="Arial" w:hAnsi="Arial"/>
          <w:vertAlign w:val="baseline"/>
          <w:rtl w:val="0"/>
        </w:rPr>
        <w:t xml:space="preserve">The Contractor’s payment request;</w:t>
      </w:r>
    </w:p>
    <w:p w:rsidR="00000000" w:rsidDel="00000000" w:rsidP="00000000" w:rsidRDefault="00000000" w:rsidRPr="00000000" w14:paraId="00000247">
      <w:pPr>
        <w:pStyle w:val="Heading3"/>
        <w:numPr>
          <w:ilvl w:val="2"/>
          <w:numId w:val="19"/>
        </w:numPr>
        <w:spacing w:after="120" w:before="120" w:line="276" w:lineRule="auto"/>
        <w:ind w:left="1440" w:hanging="720"/>
        <w:jc w:val="both"/>
        <w:rPr>
          <w:rFonts w:ascii="Arial" w:cs="Arial" w:eastAsia="Arial" w:hAnsi="Arial"/>
        </w:rPr>
      </w:pPr>
      <w:bookmarkStart w:colFirst="0" w:colLast="0" w:name="_h6r6mh4gi0ms" w:id="328"/>
      <w:bookmarkEnd w:id="328"/>
      <w:r w:rsidDel="00000000" w:rsidR="00000000" w:rsidRPr="00000000">
        <w:rPr>
          <w:rFonts w:ascii="Arial" w:cs="Arial" w:eastAsia="Arial" w:hAnsi="Arial"/>
          <w:vertAlign w:val="baseline"/>
          <w:rtl w:val="0"/>
        </w:rPr>
        <w:t xml:space="preserve">Respective minutes of the delivered Product or installation works (as the case may be), signed by the Employer or the Engineer;</w:t>
      </w:r>
    </w:p>
    <w:p w:rsidR="00000000" w:rsidDel="00000000" w:rsidP="00000000" w:rsidRDefault="00000000" w:rsidRPr="00000000" w14:paraId="00000248">
      <w:pPr>
        <w:pStyle w:val="Heading3"/>
        <w:numPr>
          <w:ilvl w:val="2"/>
          <w:numId w:val="19"/>
        </w:numPr>
        <w:spacing w:after="120" w:before="120" w:line="276" w:lineRule="auto"/>
        <w:ind w:left="1440" w:hanging="720"/>
        <w:jc w:val="both"/>
        <w:rPr>
          <w:rFonts w:ascii="Arial" w:cs="Arial" w:eastAsia="Arial" w:hAnsi="Arial"/>
        </w:rPr>
      </w:pPr>
      <w:bookmarkStart w:colFirst="0" w:colLast="0" w:name="_dyokqfijp6l" w:id="329"/>
      <w:bookmarkEnd w:id="329"/>
      <w:r w:rsidDel="00000000" w:rsidR="00000000" w:rsidRPr="00000000">
        <w:rPr>
          <w:rFonts w:ascii="Arial" w:cs="Arial" w:eastAsia="Arial" w:hAnsi="Arial"/>
          <w:vertAlign w:val="baseline"/>
          <w:rtl w:val="0"/>
        </w:rPr>
        <w:t xml:space="preserve">Summary of the quantity and value of Product accepted for payment, with the confirmation of the Contractor;</w:t>
      </w:r>
    </w:p>
    <w:p w:rsidR="00000000" w:rsidDel="00000000" w:rsidP="00000000" w:rsidRDefault="00000000" w:rsidRPr="00000000" w14:paraId="00000249">
      <w:pPr>
        <w:pStyle w:val="Heading3"/>
        <w:numPr>
          <w:ilvl w:val="2"/>
          <w:numId w:val="19"/>
        </w:numPr>
        <w:spacing w:after="120" w:before="120" w:line="276" w:lineRule="auto"/>
        <w:ind w:left="1440" w:hanging="720"/>
        <w:jc w:val="both"/>
        <w:rPr>
          <w:rFonts w:ascii="Arial" w:cs="Arial" w:eastAsia="Arial" w:hAnsi="Arial"/>
        </w:rPr>
      </w:pPr>
      <w:bookmarkStart w:colFirst="0" w:colLast="0" w:name="_kdkj6i4p3d1x" w:id="330"/>
      <w:bookmarkEnd w:id="330"/>
      <w:r w:rsidDel="00000000" w:rsidR="00000000" w:rsidRPr="00000000">
        <w:rPr>
          <w:rFonts w:ascii="Arial" w:cs="Arial" w:eastAsia="Arial" w:hAnsi="Arial"/>
          <w:vertAlign w:val="baseline"/>
          <w:rtl w:val="0"/>
        </w:rPr>
        <w:t xml:space="preserve">Corresponding VAT invoice (shall be issued subsequent to the Employer’s confirmation of the payment documents).</w:t>
      </w:r>
    </w:p>
    <w:p w:rsidR="00000000" w:rsidDel="00000000" w:rsidP="00000000" w:rsidRDefault="00000000" w:rsidRPr="00000000" w14:paraId="0000024A">
      <w:pPr>
        <w:pStyle w:val="Heading2"/>
        <w:numPr>
          <w:ilvl w:val="1"/>
          <w:numId w:val="19"/>
        </w:numPr>
        <w:spacing w:after="120" w:before="120" w:line="276" w:lineRule="auto"/>
        <w:ind w:left="720"/>
        <w:jc w:val="both"/>
        <w:rPr>
          <w:rFonts w:ascii="Arial" w:cs="Arial" w:eastAsia="Arial" w:hAnsi="Arial"/>
          <w:sz w:val="28"/>
          <w:szCs w:val="28"/>
        </w:rPr>
      </w:pPr>
      <w:bookmarkStart w:colFirst="0" w:colLast="0" w:name="_96dujtftvfrs" w:id="331"/>
      <w:bookmarkEnd w:id="331"/>
      <w:r w:rsidDel="00000000" w:rsidR="00000000" w:rsidRPr="00000000">
        <w:rPr>
          <w:rFonts w:ascii="Arial" w:cs="Arial" w:eastAsia="Arial" w:hAnsi="Arial"/>
          <w:sz w:val="28"/>
          <w:szCs w:val="28"/>
          <w:vertAlign w:val="baseline"/>
          <w:rtl w:val="0"/>
        </w:rPr>
        <w:t xml:space="preserve">Payment term: Within </w:t>
      </w:r>
      <w:r w:rsidDel="00000000" w:rsidR="00000000" w:rsidRPr="00000000">
        <w:rPr>
          <w:rFonts w:ascii="Arial" w:cs="Arial" w:eastAsia="Arial" w:hAnsi="Arial"/>
          <w:sz w:val="28"/>
          <w:szCs w:val="28"/>
          <w:rtl w:val="0"/>
        </w:rPr>
        <w:t xml:space="preserve">30 </w:t>
      </w:r>
      <w:r w:rsidDel="00000000" w:rsidR="00000000" w:rsidRPr="00000000">
        <w:rPr>
          <w:rFonts w:ascii="Arial" w:cs="Arial" w:eastAsia="Arial" w:hAnsi="Arial"/>
          <w:sz w:val="28"/>
          <w:szCs w:val="28"/>
          <w:vertAlign w:val="baseline"/>
          <w:rtl w:val="0"/>
        </w:rPr>
        <w:t xml:space="preserve">working days from the date the Employer receives payment documents from the Contractor.</w:t>
      </w:r>
    </w:p>
    <w:p w:rsidR="00000000" w:rsidDel="00000000" w:rsidP="00000000" w:rsidRDefault="00000000" w:rsidRPr="00000000" w14:paraId="0000024B">
      <w:pPr>
        <w:pStyle w:val="Heading2"/>
        <w:numPr>
          <w:ilvl w:val="1"/>
          <w:numId w:val="19"/>
        </w:numPr>
        <w:spacing w:after="120" w:before="120" w:line="276" w:lineRule="auto"/>
        <w:ind w:left="720"/>
        <w:jc w:val="both"/>
        <w:rPr>
          <w:rFonts w:ascii="Arial" w:cs="Arial" w:eastAsia="Arial" w:hAnsi="Arial"/>
          <w:sz w:val="28"/>
          <w:szCs w:val="28"/>
        </w:rPr>
      </w:pPr>
      <w:bookmarkStart w:colFirst="0" w:colLast="0" w:name="_t8gjpt8fpcq4" w:id="332"/>
      <w:bookmarkEnd w:id="332"/>
      <w:r w:rsidDel="00000000" w:rsidR="00000000" w:rsidRPr="00000000">
        <w:rPr>
          <w:rFonts w:ascii="Arial" w:cs="Arial" w:eastAsia="Arial" w:hAnsi="Arial"/>
          <w:sz w:val="28"/>
          <w:szCs w:val="28"/>
          <w:vertAlign w:val="baseline"/>
          <w:rtl w:val="0"/>
        </w:rPr>
        <w:t xml:space="preserve">Payment documents approval procedure: </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Within [7] working days of the receipt of the Contractor’s payment documents in this Annex, the Employer or the Engineer shall: </w:t>
      </w:r>
    </w:p>
    <w:p w:rsidR="00000000" w:rsidDel="00000000" w:rsidP="00000000" w:rsidRDefault="00000000" w:rsidRPr="00000000" w14:paraId="0000024D">
      <w:pPr>
        <w:pStyle w:val="Heading3"/>
        <w:numPr>
          <w:ilvl w:val="2"/>
          <w:numId w:val="19"/>
        </w:numPr>
        <w:spacing w:after="120" w:before="120" w:line="276" w:lineRule="auto"/>
        <w:ind w:left="1440" w:hanging="720"/>
        <w:jc w:val="both"/>
        <w:rPr>
          <w:rFonts w:ascii="Arial" w:cs="Arial" w:eastAsia="Arial" w:hAnsi="Arial"/>
        </w:rPr>
      </w:pPr>
      <w:bookmarkStart w:colFirst="0" w:colLast="0" w:name="_qsv7q8oqkei1" w:id="333"/>
      <w:bookmarkEnd w:id="333"/>
      <w:r w:rsidDel="00000000" w:rsidR="00000000" w:rsidRPr="00000000">
        <w:rPr>
          <w:rFonts w:ascii="Arial" w:cs="Arial" w:eastAsia="Arial" w:hAnsi="Arial"/>
          <w:vertAlign w:val="baseline"/>
          <w:rtl w:val="0"/>
        </w:rPr>
        <w:t xml:space="preserve">Approve and confirm the validity of the Contractor’s payment documents so that the Contractor can issue the corresponding invoice; or</w:t>
      </w:r>
    </w:p>
    <w:p w:rsidR="00000000" w:rsidDel="00000000" w:rsidP="00000000" w:rsidRDefault="00000000" w:rsidRPr="00000000" w14:paraId="0000024E">
      <w:pPr>
        <w:pStyle w:val="Heading3"/>
        <w:numPr>
          <w:ilvl w:val="2"/>
          <w:numId w:val="19"/>
        </w:numPr>
        <w:spacing w:after="120" w:before="120" w:line="276" w:lineRule="auto"/>
        <w:ind w:left="1440" w:hanging="720"/>
        <w:jc w:val="both"/>
        <w:rPr>
          <w:rFonts w:ascii="Arial" w:cs="Arial" w:eastAsia="Arial" w:hAnsi="Arial"/>
        </w:rPr>
      </w:pPr>
      <w:bookmarkStart w:colFirst="0" w:colLast="0" w:name="_nkugst3yodxn" w:id="334"/>
      <w:bookmarkEnd w:id="334"/>
      <w:r w:rsidDel="00000000" w:rsidR="00000000" w:rsidRPr="00000000">
        <w:rPr>
          <w:rFonts w:ascii="Arial" w:cs="Arial" w:eastAsia="Arial" w:hAnsi="Arial"/>
          <w:vertAlign w:val="baseline"/>
          <w:rtl w:val="0"/>
        </w:rPr>
        <w:t xml:space="preserve">If the Contractor’s payment documents are insufficient or require amendments/supplements, the Employer/Engineer shall provide a written response, which lists all amendment/supplement requests so that the Contractor can comply with. The Contractor shall, without undue delay, make the requested amendment/supplement and resubmit the payment documents to the Employer/Engineer for approval pursuant to this Sub-Clause.</w:t>
      </w:r>
    </w:p>
    <w:p w:rsidR="00000000" w:rsidDel="00000000" w:rsidP="00000000" w:rsidRDefault="00000000" w:rsidRPr="00000000" w14:paraId="0000024F">
      <w:pPr>
        <w:spacing w:after="120" w:before="120" w:line="276" w:lineRule="auto"/>
        <w:ind w:left="144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Upon the expiration of the duration specified in Sub-Clause 5 of this Annex, if the Employer/Engineer fails to respond to the Contractor’s payment documents, it shall be deemed that the Employer/Engineer has confirmed those payment amounts.</w:t>
      </w:r>
    </w:p>
    <w:p w:rsidR="00000000" w:rsidDel="00000000" w:rsidP="00000000" w:rsidRDefault="00000000" w:rsidRPr="00000000" w14:paraId="00000250">
      <w:pPr>
        <w:pStyle w:val="Heading1"/>
        <w:numPr>
          <w:ilvl w:val="0"/>
          <w:numId w:val="19"/>
        </w:numPr>
        <w:ind w:left="360"/>
        <w:rPr>
          <w:rFonts w:ascii="Arial" w:cs="Arial" w:eastAsia="Arial" w:hAnsi="Arial"/>
          <w:sz w:val="28"/>
          <w:szCs w:val="28"/>
        </w:rPr>
      </w:pPr>
      <w:bookmarkStart w:colFirst="0" w:colLast="0" w:name="_17hofhyscuue" w:id="335"/>
      <w:bookmarkEnd w:id="335"/>
      <w:r w:rsidDel="00000000" w:rsidR="00000000" w:rsidRPr="00000000">
        <w:rPr>
          <w:rFonts w:ascii="Arial" w:cs="Arial" w:eastAsia="Arial" w:hAnsi="Arial"/>
          <w:sz w:val="28"/>
          <w:szCs w:val="28"/>
          <w:vertAlign w:val="baseline"/>
          <w:rtl w:val="0"/>
        </w:rPr>
        <w:t xml:space="preserve">Payment of the Final Account and Warranty</w:t>
      </w:r>
    </w:p>
    <w:p w:rsidR="00000000" w:rsidDel="00000000" w:rsidP="00000000" w:rsidRDefault="00000000" w:rsidRPr="00000000" w14:paraId="00000251">
      <w:pPr>
        <w:pStyle w:val="Heading2"/>
        <w:numPr>
          <w:ilvl w:val="1"/>
          <w:numId w:val="19"/>
        </w:numPr>
        <w:spacing w:after="120" w:before="120" w:line="276" w:lineRule="auto"/>
        <w:ind w:left="720"/>
        <w:jc w:val="both"/>
        <w:rPr>
          <w:rFonts w:ascii="Arial" w:cs="Arial" w:eastAsia="Arial" w:hAnsi="Arial"/>
          <w:sz w:val="28"/>
          <w:szCs w:val="28"/>
        </w:rPr>
      </w:pPr>
      <w:bookmarkStart w:colFirst="0" w:colLast="0" w:name="_bdp3mb65vgi" w:id="336"/>
      <w:bookmarkEnd w:id="336"/>
      <w:r w:rsidDel="00000000" w:rsidR="00000000" w:rsidRPr="00000000">
        <w:rPr>
          <w:rFonts w:ascii="Arial" w:cs="Arial" w:eastAsia="Arial" w:hAnsi="Arial"/>
          <w:sz w:val="28"/>
          <w:szCs w:val="28"/>
          <w:vertAlign w:val="baseline"/>
          <w:rtl w:val="0"/>
        </w:rPr>
        <w:t xml:space="preserve">Final Account</w:t>
      </w:r>
    </w:p>
    <w:p w:rsidR="00000000" w:rsidDel="00000000" w:rsidP="00000000" w:rsidRDefault="00000000" w:rsidRPr="00000000" w14:paraId="00000252">
      <w:pPr>
        <w:pStyle w:val="Heading3"/>
        <w:numPr>
          <w:ilvl w:val="2"/>
          <w:numId w:val="19"/>
        </w:numPr>
        <w:spacing w:after="120" w:before="120" w:line="276" w:lineRule="auto"/>
        <w:ind w:left="1440" w:hanging="720"/>
        <w:jc w:val="both"/>
        <w:rPr/>
      </w:pPr>
      <w:bookmarkStart w:colFirst="0" w:colLast="0" w:name="_e5n4x4udf3wl" w:id="337"/>
      <w:bookmarkEnd w:id="337"/>
      <w:r w:rsidDel="00000000" w:rsidR="00000000" w:rsidRPr="00000000">
        <w:rPr>
          <w:rFonts w:ascii="Arial" w:cs="Arial" w:eastAsia="Arial" w:hAnsi="Arial"/>
          <w:vertAlign w:val="baseline"/>
          <w:rtl w:val="0"/>
        </w:rPr>
        <w:t xml:space="preserve">After execution of the Taking Over Minutes by the Parties, the Contractor shall prepare the final account documents showing all amounts payable to the Contractor (“</w:t>
      </w:r>
      <w:r w:rsidDel="00000000" w:rsidR="00000000" w:rsidRPr="00000000">
        <w:rPr>
          <w:rFonts w:ascii="Arial" w:cs="Arial" w:eastAsia="Arial" w:hAnsi="Arial"/>
          <w:b w:val="1"/>
          <w:bCs w:val="1"/>
          <w:vertAlign w:val="baseline"/>
          <w:rtl w:val="0"/>
        </w:rPr>
        <w:t xml:space="preserve">Final Account</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253">
      <w:pPr>
        <w:pStyle w:val="Heading3"/>
        <w:numPr>
          <w:ilvl w:val="2"/>
          <w:numId w:val="19"/>
        </w:numPr>
        <w:spacing w:after="120" w:before="120" w:line="276" w:lineRule="auto"/>
        <w:ind w:left="1440" w:hanging="720"/>
        <w:jc w:val="both"/>
        <w:rPr>
          <w:rFonts w:ascii="Arial" w:cs="Arial" w:eastAsia="Arial" w:hAnsi="Arial"/>
        </w:rPr>
      </w:pPr>
      <w:bookmarkStart w:colFirst="0" w:colLast="0" w:name="_2r13tlww6d" w:id="338"/>
      <w:bookmarkEnd w:id="338"/>
      <w:r w:rsidDel="00000000" w:rsidR="00000000" w:rsidRPr="00000000">
        <w:rPr>
          <w:rFonts w:ascii="Arial" w:cs="Arial" w:eastAsia="Arial" w:hAnsi="Arial"/>
          <w:vertAlign w:val="baseline"/>
          <w:rtl w:val="0"/>
        </w:rPr>
        <w:t xml:space="preserve">The Employer shall pay 5% of the Final Account within </w:t>
      </w:r>
      <w:commentRangeStart w:id="2"/>
      <w:r w:rsidDel="00000000" w:rsidR="00000000" w:rsidRPr="00000000">
        <w:rPr>
          <w:rFonts w:ascii="Arial" w:cs="Arial" w:eastAsia="Arial" w:hAnsi="Arial"/>
          <w:vertAlign w:val="baseline"/>
          <w:rtl w:val="0"/>
        </w:rPr>
        <w:t xml:space="preserve">[14]</w:t>
      </w:r>
      <w:commentRangeEnd w:id="2"/>
      <w:r w:rsidDel="00000000" w:rsidR="00000000" w:rsidRPr="00000000">
        <w:commentReference w:id="2"/>
      </w:r>
      <w:r w:rsidDel="00000000" w:rsidR="00000000" w:rsidRPr="00000000">
        <w:rPr>
          <w:rFonts w:ascii="Arial" w:cs="Arial" w:eastAsia="Arial" w:hAnsi="Arial"/>
          <w:vertAlign w:val="baseline"/>
          <w:rtl w:val="0"/>
        </w:rPr>
        <w:t xml:space="preserve"> days from the date the Contractor provides the Warranty Bond with corresponding value.</w:t>
      </w:r>
    </w:p>
    <w:p w:rsidR="00000000" w:rsidDel="00000000" w:rsidP="00000000" w:rsidRDefault="00000000" w:rsidRPr="00000000" w14:paraId="00000254">
      <w:pPr>
        <w:spacing w:after="120" w:before="120" w:line="276" w:lineRule="auto"/>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55">
      <w:pPr>
        <w:pStyle w:val="Title"/>
        <w:spacing w:after="120" w:before="120" w:line="276" w:lineRule="auto"/>
        <w:jc w:val="center"/>
        <w:rPr>
          <w:rFonts w:ascii="Arial" w:cs="Arial" w:eastAsia="Arial" w:hAnsi="Arial"/>
          <w:sz w:val="28"/>
          <w:szCs w:val="28"/>
        </w:rPr>
      </w:pPr>
      <w:bookmarkStart w:colFirst="0" w:colLast="0" w:name="_mcy3d89dduys" w:id="339"/>
      <w:bookmarkEnd w:id="339"/>
      <w:r w:rsidDel="00000000" w:rsidR="00000000" w:rsidRPr="00000000">
        <w:rPr>
          <w:rFonts w:ascii="Arial" w:cs="Arial" w:eastAsia="Arial" w:hAnsi="Arial"/>
          <w:sz w:val="28"/>
          <w:szCs w:val="28"/>
          <w:rtl w:val="0"/>
        </w:rPr>
        <w:t xml:space="preserve">ANNEX 3: DESIGN AND DRAWINGS OF THE PRODUCT (DESIGNED BY THE CONTRACTOR)</w:t>
      </w:r>
    </w:p>
    <w:p w:rsidR="00000000" w:rsidDel="00000000" w:rsidP="00000000" w:rsidRDefault="00000000" w:rsidRPr="00000000" w14:paraId="00000256">
      <w:pPr>
        <w:pStyle w:val="Heading1"/>
        <w:numPr>
          <w:ilvl w:val="0"/>
          <w:numId w:val="21"/>
        </w:numPr>
        <w:spacing w:after="120" w:before="120" w:line="276" w:lineRule="auto"/>
        <w:ind w:left="720"/>
        <w:jc w:val="both"/>
        <w:rPr>
          <w:rFonts w:ascii="Arial" w:cs="Arial" w:eastAsia="Arial" w:hAnsi="Arial"/>
          <w:sz w:val="28"/>
          <w:szCs w:val="28"/>
        </w:rPr>
      </w:pPr>
      <w:bookmarkStart w:colFirst="0" w:colLast="0" w:name="_enb7m8lm0bck" w:id="340"/>
      <w:bookmarkEnd w:id="340"/>
      <w:r w:rsidDel="00000000" w:rsidR="00000000" w:rsidRPr="00000000">
        <w:rPr>
          <w:rFonts w:ascii="Arial" w:cs="Arial" w:eastAsia="Arial" w:hAnsi="Arial"/>
          <w:sz w:val="28"/>
          <w:szCs w:val="28"/>
          <w:vertAlign w:val="baseline"/>
          <w:rtl w:val="0"/>
        </w:rPr>
        <w:t xml:space="preserve">Requirements from the Employer</w:t>
      </w:r>
    </w:p>
    <w:p w:rsidR="00000000" w:rsidDel="00000000" w:rsidP="00000000" w:rsidRDefault="00000000" w:rsidRPr="00000000" w14:paraId="00000257">
      <w:pPr>
        <w:pStyle w:val="Heading2"/>
        <w:numPr>
          <w:ilvl w:val="1"/>
          <w:numId w:val="21"/>
        </w:numPr>
        <w:spacing w:after="120" w:before="120" w:line="276" w:lineRule="auto"/>
        <w:ind w:left="720"/>
        <w:jc w:val="both"/>
        <w:rPr>
          <w:sz w:val="28"/>
          <w:szCs w:val="28"/>
        </w:rPr>
      </w:pPr>
      <w:bookmarkStart w:colFirst="0" w:colLast="0" w:name="_l9q5a6qfryzn" w:id="341"/>
      <w:bookmarkEnd w:id="341"/>
      <w:r w:rsidDel="00000000" w:rsidR="00000000" w:rsidRPr="00000000">
        <w:rPr>
          <w:rFonts w:ascii="Arial" w:cs="Arial" w:eastAsia="Arial" w:hAnsi="Arial"/>
          <w:sz w:val="28"/>
          <w:szCs w:val="28"/>
          <w:vertAlign w:val="baseline"/>
          <w:rtl w:val="0"/>
        </w:rPr>
        <w:t xml:space="preserve">The Employer shall bear full responsibility for the accuracy, completeness, and sufficiency of the Product design requirements (“</w:t>
      </w:r>
      <w:r w:rsidDel="00000000" w:rsidR="00000000" w:rsidRPr="00000000">
        <w:rPr>
          <w:rFonts w:ascii="Arial" w:cs="Arial" w:eastAsia="Arial" w:hAnsi="Arial"/>
          <w:b w:val="1"/>
          <w:bCs w:val="1"/>
          <w:sz w:val="28"/>
          <w:szCs w:val="28"/>
          <w:vertAlign w:val="baseline"/>
          <w:rtl w:val="0"/>
        </w:rPr>
        <w:t xml:space="preserve">Design Requirements</w:t>
      </w:r>
      <w:r w:rsidDel="00000000" w:rsidR="00000000" w:rsidRPr="00000000">
        <w:rPr>
          <w:rFonts w:ascii="Arial" w:cs="Arial" w:eastAsia="Arial" w:hAnsi="Arial"/>
          <w:sz w:val="28"/>
          <w:szCs w:val="28"/>
          <w:vertAlign w:val="baseline"/>
          <w:rtl w:val="0"/>
        </w:rPr>
        <w:t xml:space="preserve">”) and approve the Approval drawings prepared by the Contractor. </w:t>
      </w:r>
    </w:p>
    <w:p w:rsidR="00000000" w:rsidDel="00000000" w:rsidP="00000000" w:rsidRDefault="00000000" w:rsidRPr="00000000" w14:paraId="00000258">
      <w:pPr>
        <w:pStyle w:val="Heading2"/>
        <w:numPr>
          <w:ilvl w:val="1"/>
          <w:numId w:val="21"/>
        </w:numPr>
        <w:spacing w:after="120" w:before="120" w:line="276" w:lineRule="auto"/>
        <w:ind w:left="720"/>
        <w:jc w:val="both"/>
        <w:rPr>
          <w:rFonts w:ascii="Arial" w:cs="Arial" w:eastAsia="Arial" w:hAnsi="Arial"/>
          <w:sz w:val="28"/>
          <w:szCs w:val="28"/>
        </w:rPr>
      </w:pPr>
      <w:bookmarkStart w:colFirst="0" w:colLast="0" w:name="_u9tqnznupges" w:id="342"/>
      <w:bookmarkEnd w:id="342"/>
      <w:r w:rsidDel="00000000" w:rsidR="00000000" w:rsidRPr="00000000">
        <w:rPr>
          <w:rFonts w:ascii="Arial" w:cs="Arial" w:eastAsia="Arial" w:hAnsi="Arial"/>
          <w:sz w:val="28"/>
          <w:szCs w:val="28"/>
          <w:vertAlign w:val="baseline"/>
          <w:rtl w:val="0"/>
        </w:rPr>
        <w:t xml:space="preserve">Within seven (07) days from the Effective Date, the Employer shall provide the Contractor with the following documents of Design Requirements: </w:t>
      </w:r>
    </w:p>
    <w:p w:rsidR="00000000" w:rsidDel="00000000" w:rsidP="00000000" w:rsidRDefault="00000000" w:rsidRPr="00000000" w14:paraId="00000259">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120" w:before="120" w:line="276" w:lineRule="auto"/>
        <w:ind w:left="1440" w:right="0" w:hanging="720"/>
        <w:jc w:val="both"/>
        <w:rPr>
          <w:rFonts w:ascii="Arial" w:cs="Arial" w:eastAsia="Arial" w:hAnsi="Arial"/>
          <w:smallCaps w:val="0"/>
          <w:strike w:val="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Concept design of the Product or relevant portion of the Project, and/or any other design drawings of the Goods that are available to, or reasonably obtainable by, the Employer;</w:t>
      </w:r>
    </w:p>
    <w:p w:rsidR="00000000" w:rsidDel="00000000" w:rsidP="00000000" w:rsidRDefault="00000000" w:rsidRPr="00000000" w14:paraId="0000025A">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120" w:before="120" w:line="276" w:lineRule="auto"/>
        <w:ind w:left="1440" w:right="0" w:hanging="720"/>
        <w:jc w:val="both"/>
        <w:rPr>
          <w:rFonts w:ascii="Arial" w:cs="Arial" w:eastAsia="Arial" w:hAnsi="Arial"/>
          <w:smallCaps w:val="0"/>
          <w:strike w:val="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Instructions or requirements for the Approval Drawings;</w:t>
      </w:r>
    </w:p>
    <w:p w:rsidR="00000000" w:rsidDel="00000000" w:rsidP="00000000" w:rsidRDefault="00000000" w:rsidRPr="00000000" w14:paraId="0000025B">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120" w:before="120" w:line="276" w:lineRule="auto"/>
        <w:ind w:left="1440" w:right="0" w:hanging="720"/>
        <w:jc w:val="both"/>
        <w:rPr>
          <w:rFonts w:ascii="Arial" w:cs="Arial" w:eastAsia="Arial" w:hAnsi="Arial"/>
          <w:smallCaps w:val="0"/>
          <w:strike w:val="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Technical specifications or standards applicable to the Product and the Works;</w:t>
      </w:r>
    </w:p>
    <w:p w:rsidR="00000000" w:rsidDel="00000000" w:rsidP="00000000" w:rsidRDefault="00000000" w:rsidRPr="00000000" w14:paraId="0000025C">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120" w:before="120" w:line="276" w:lineRule="auto"/>
        <w:ind w:left="1440" w:right="0" w:hanging="720"/>
        <w:jc w:val="both"/>
        <w:rPr>
          <w:rFonts w:ascii="Arial" w:cs="Arial" w:eastAsia="Arial" w:hAnsi="Arial"/>
          <w:smallCaps w:val="0"/>
          <w:strike w:val="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Any other information and/or documents mentioned in the Tender Submissions or other Contract Documents to enable the Contractor to prepare the Approval Drawings, or any necessary information that the Contractor has informed the Employer.</w:t>
      </w:r>
    </w:p>
    <w:p w:rsidR="00000000" w:rsidDel="00000000" w:rsidP="00000000" w:rsidRDefault="00000000" w:rsidRPr="00000000" w14:paraId="0000025D">
      <w:pPr>
        <w:spacing w:after="120" w:before="120" w:line="276" w:lineRule="auto"/>
        <w:ind w:left="72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The Contractor is entitled to require the Employer to provide any additional information or documents necessary for the preparation of the Approval Drawings by giving notice to the Employer. The Employer shall provide such requested information and/or documents without delay, and in any event no later than five (5) days from the date of the Contractor’s notice.</w:t>
      </w:r>
    </w:p>
    <w:p w:rsidR="00000000" w:rsidDel="00000000" w:rsidP="00000000" w:rsidRDefault="00000000" w:rsidRPr="00000000" w14:paraId="0000025E">
      <w:pPr>
        <w:pStyle w:val="Heading2"/>
        <w:numPr>
          <w:ilvl w:val="1"/>
          <w:numId w:val="21"/>
        </w:numPr>
        <w:spacing w:after="120" w:before="120" w:line="276" w:lineRule="auto"/>
        <w:ind w:left="720"/>
        <w:jc w:val="both"/>
        <w:rPr>
          <w:rFonts w:ascii="Arial" w:cs="Arial" w:eastAsia="Arial" w:hAnsi="Arial"/>
          <w:sz w:val="28"/>
          <w:szCs w:val="28"/>
        </w:rPr>
      </w:pPr>
      <w:bookmarkStart w:colFirst="0" w:colLast="0" w:name="_mq76mspxzg8l" w:id="343"/>
      <w:bookmarkEnd w:id="343"/>
      <w:r w:rsidDel="00000000" w:rsidR="00000000" w:rsidRPr="00000000">
        <w:rPr>
          <w:rFonts w:ascii="Arial" w:cs="Arial" w:eastAsia="Arial" w:hAnsi="Arial"/>
          <w:sz w:val="28"/>
          <w:szCs w:val="28"/>
          <w:vertAlign w:val="baseline"/>
          <w:rtl w:val="0"/>
        </w:rPr>
        <w:t xml:space="preserve">The Contractor shall be entitled to rely on the Product design requirements and the documents provided by the Employer to prepare the complete design and Approval Drawings. The Contractor may notify the Employer if it identifies any issues in the requirements for the Employer’s review. </w:t>
      </w:r>
    </w:p>
    <w:p w:rsidR="00000000" w:rsidDel="00000000" w:rsidP="00000000" w:rsidRDefault="00000000" w:rsidRPr="00000000" w14:paraId="0000025F">
      <w:pPr>
        <w:pStyle w:val="Heading1"/>
        <w:numPr>
          <w:ilvl w:val="0"/>
          <w:numId w:val="21"/>
        </w:numPr>
        <w:spacing w:after="120" w:before="120" w:line="276" w:lineRule="auto"/>
        <w:ind w:left="720"/>
        <w:jc w:val="both"/>
        <w:rPr>
          <w:rFonts w:ascii="Arial" w:cs="Arial" w:eastAsia="Arial" w:hAnsi="Arial"/>
          <w:sz w:val="28"/>
          <w:szCs w:val="28"/>
        </w:rPr>
      </w:pPr>
      <w:bookmarkStart w:colFirst="0" w:colLast="0" w:name="_rbadb4myb33e" w:id="344"/>
      <w:bookmarkEnd w:id="344"/>
      <w:r w:rsidDel="00000000" w:rsidR="00000000" w:rsidRPr="00000000">
        <w:rPr>
          <w:rFonts w:ascii="Arial" w:cs="Arial" w:eastAsia="Arial" w:hAnsi="Arial"/>
          <w:sz w:val="28"/>
          <w:szCs w:val="28"/>
          <w:vertAlign w:val="baseline"/>
          <w:rtl w:val="0"/>
        </w:rPr>
        <w:t xml:space="preserve">Acceptance of the Approval Drawings </w:t>
      </w:r>
    </w:p>
    <w:p w:rsidR="00000000" w:rsidDel="00000000" w:rsidP="00000000" w:rsidRDefault="00000000" w:rsidRPr="00000000" w14:paraId="00000260">
      <w:pPr>
        <w:spacing w:after="120" w:before="120" w:line="276" w:lineRule="auto"/>
        <w:ind w:left="72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The procedure for approval of the Drawings shall be as follows:</w:t>
      </w:r>
    </w:p>
    <w:p w:rsidR="00000000" w:rsidDel="00000000" w:rsidP="00000000" w:rsidRDefault="00000000" w:rsidRPr="00000000" w14:paraId="00000261">
      <w:pPr>
        <w:pStyle w:val="Heading2"/>
        <w:numPr>
          <w:ilvl w:val="1"/>
          <w:numId w:val="21"/>
        </w:numPr>
        <w:spacing w:after="120" w:before="120" w:line="276" w:lineRule="auto"/>
        <w:ind w:left="720"/>
        <w:jc w:val="both"/>
        <w:rPr>
          <w:rFonts w:ascii="Arial" w:cs="Arial" w:eastAsia="Arial" w:hAnsi="Arial"/>
          <w:sz w:val="28"/>
          <w:szCs w:val="28"/>
        </w:rPr>
      </w:pPr>
      <w:bookmarkStart w:colFirst="0" w:colLast="0" w:name="_5kvx35rl4kfn" w:id="345"/>
      <w:bookmarkEnd w:id="345"/>
      <w:r w:rsidDel="00000000" w:rsidR="00000000" w:rsidRPr="00000000">
        <w:rPr>
          <w:rFonts w:ascii="Arial" w:cs="Arial" w:eastAsia="Arial" w:hAnsi="Arial"/>
          <w:sz w:val="28"/>
          <w:szCs w:val="28"/>
          <w:vertAlign w:val="baseline"/>
          <w:rtl w:val="0"/>
        </w:rPr>
        <w:t xml:space="preserve">Approval method</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31"/>
        </w:tabs>
        <w:spacing w:after="120" w:before="120" w:line="276" w:lineRule="auto"/>
        <w:ind w:left="720" w:right="-85"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ab/>
        <w:t xml:space="preserve">The Contractor shall provide the Approval Drawings via email for the Employer’s review and approval. </w:t>
      </w:r>
    </w:p>
    <w:p w:rsidR="00000000" w:rsidDel="00000000" w:rsidP="00000000" w:rsidRDefault="00000000" w:rsidRPr="00000000" w14:paraId="00000263">
      <w:pPr>
        <w:pStyle w:val="Heading2"/>
        <w:numPr>
          <w:ilvl w:val="1"/>
          <w:numId w:val="21"/>
        </w:numPr>
        <w:spacing w:after="120" w:before="120" w:line="276" w:lineRule="auto"/>
        <w:ind w:left="720"/>
        <w:jc w:val="both"/>
        <w:rPr>
          <w:rFonts w:ascii="Arial" w:cs="Arial" w:eastAsia="Arial" w:hAnsi="Arial"/>
          <w:sz w:val="28"/>
          <w:szCs w:val="28"/>
        </w:rPr>
      </w:pPr>
      <w:bookmarkStart w:colFirst="0" w:colLast="0" w:name="_jego4stw5cxj" w:id="346"/>
      <w:bookmarkEnd w:id="346"/>
      <w:r w:rsidDel="00000000" w:rsidR="00000000" w:rsidRPr="00000000">
        <w:rPr>
          <w:rFonts w:ascii="Arial" w:cs="Arial" w:eastAsia="Arial" w:hAnsi="Arial"/>
          <w:sz w:val="28"/>
          <w:szCs w:val="28"/>
          <w:vertAlign w:val="baseline"/>
          <w:rtl w:val="0"/>
        </w:rPr>
        <w:t xml:space="preserve">Timeline for submission and approval</w:t>
      </w:r>
    </w:p>
    <w:p w:rsidR="00000000" w:rsidDel="00000000" w:rsidP="00000000" w:rsidRDefault="00000000" w:rsidRPr="00000000" w14:paraId="00000264">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120" w:before="120" w:line="276" w:lineRule="auto"/>
        <w:ind w:left="1440" w:right="0" w:hanging="720"/>
        <w:jc w:val="both"/>
        <w:rPr>
          <w:rFonts w:ascii="Arial" w:cs="Arial" w:eastAsia="Arial" w:hAnsi="Arial"/>
          <w:smallCaps w:val="0"/>
          <w:strike w:val="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Contractor shall submit the Approval Drawings to the Employer within fourteen (14) days from the Effective Date and receipt of the documents specified in Sub-Clause 1.2 of this Annex;</w:t>
      </w:r>
    </w:p>
    <w:p w:rsidR="00000000" w:rsidDel="00000000" w:rsidP="00000000" w:rsidRDefault="00000000" w:rsidRPr="00000000" w14:paraId="00000265">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120" w:before="120" w:line="276" w:lineRule="auto"/>
        <w:ind w:left="1440" w:right="0" w:hanging="720"/>
        <w:jc w:val="both"/>
        <w:rPr>
          <w:rFonts w:ascii="Arial" w:cs="Arial" w:eastAsia="Arial" w:hAnsi="Arial"/>
          <w:smallCaps w:val="0"/>
          <w:strike w:val="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The Employer shall review/approve the Approval Drawings within fourteen (14) days from the date the Contractor submits them. Any delay in review/approval of the Approval Drawings shall constitute the Contractor’s entitlement to suspension of the Works or extension of Time for Completion, and the arising costs during the suspension or extension period shall be borne by the Employer.</w:t>
      </w:r>
    </w:p>
    <w:p w:rsidR="00000000" w:rsidDel="00000000" w:rsidP="00000000" w:rsidRDefault="00000000" w:rsidRPr="00000000" w14:paraId="00000266">
      <w:pPr>
        <w:pStyle w:val="Heading1"/>
        <w:numPr>
          <w:ilvl w:val="0"/>
          <w:numId w:val="21"/>
        </w:numPr>
        <w:spacing w:after="120" w:before="120" w:line="276" w:lineRule="auto"/>
        <w:ind w:left="720"/>
        <w:jc w:val="both"/>
        <w:rPr>
          <w:rFonts w:ascii="Arial" w:cs="Arial" w:eastAsia="Arial" w:hAnsi="Arial"/>
          <w:sz w:val="28"/>
          <w:szCs w:val="28"/>
        </w:rPr>
      </w:pPr>
      <w:bookmarkStart w:colFirst="0" w:colLast="0" w:name="_upvw7sek5m7w" w:id="347"/>
      <w:bookmarkEnd w:id="347"/>
      <w:r w:rsidDel="00000000" w:rsidR="00000000" w:rsidRPr="00000000">
        <w:rPr>
          <w:rFonts w:ascii="Arial" w:cs="Arial" w:eastAsia="Arial" w:hAnsi="Arial"/>
          <w:sz w:val="28"/>
          <w:szCs w:val="28"/>
          <w:vertAlign w:val="baseline"/>
          <w:rtl w:val="0"/>
        </w:rPr>
        <w:t xml:space="preserve">Validity of the Approval Drawings</w:t>
      </w:r>
    </w:p>
    <w:p w:rsidR="00000000" w:rsidDel="00000000" w:rsidP="00000000" w:rsidRDefault="00000000" w:rsidRPr="00000000" w14:paraId="0000026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Once validly approved in accordance with this Annex, the Approval Drawings shall constitute the final design documents and be binding on the Parties. The Product shall be fabricated and installed strictly in accordance with the validly approved Approval Drawings. No claim or demand alleging non-conformity of the Product shall be accepted, provided that the Product is fabricated or installed in compliance with the validly approved Approval Drawings.</w:t>
      </w:r>
    </w:p>
    <w:p w:rsidR="00000000" w:rsidDel="00000000" w:rsidP="00000000" w:rsidRDefault="00000000" w:rsidRPr="00000000" w14:paraId="00000268">
      <w:pPr>
        <w:spacing w:after="120" w:before="120" w:line="276"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269">
      <w:pPr>
        <w:spacing w:after="120" w:before="120" w:line="276"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6A">
      <w:pPr>
        <w:spacing w:after="120" w:before="120" w:line="276"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6B">
      <w:pPr>
        <w:spacing w:after="120" w:before="120" w:line="276" w:lineRule="auto"/>
        <w:jc w:val="both"/>
        <w:rPr>
          <w:rFonts w:ascii="Arial" w:cs="Arial" w:eastAsia="Arial" w:hAnsi="Arial"/>
          <w:sz w:val="28"/>
          <w:szCs w:val="28"/>
        </w:rPr>
      </w:pPr>
      <w:r w:rsidDel="00000000" w:rsidR="00000000" w:rsidRPr="00000000">
        <w:rPr>
          <w:rtl w:val="0"/>
        </w:rPr>
      </w:r>
    </w:p>
    <w:sectPr>
      <w:headerReference r:id="rId10" w:type="default"/>
      <w:footerReference r:id="rId11" w:type="default"/>
      <w:type w:val="nextPage"/>
      <w:pgSz w:h="15840" w:w="12240" w:orient="portrait"/>
      <w:pgMar w:bottom="1170" w:top="1260" w:left="1440" w:right="135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29. Nguyễn Huy Hoàng" w:id="0" w:date="2026-03-02T09:28:33Z">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đề xuất đổi thành 10 days</w:t>
      </w:r>
    </w:p>
  </w:comment>
  <w:comment w:author="29. Nguyễn Huy Hoàng" w:id="2" w:date="2026-03-02T09:23:52Z">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đổi thành "30"</w:t>
      </w:r>
    </w:p>
  </w:comment>
  <w:comment w:author="29. Nguyễn Huy Hoàng" w:id="1" w:date="2026-03-02T09:25:08Z">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đề xuất đổi thành 10%</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Play">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bl>
    <w:tblPr>
      <w:tblStyle w:val="Table3"/>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left"/>
      <w:pPr>
        <w:ind w:left="2160" w:hanging="72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
    <w:lvl w:ilvl="0">
      <w:start w:val="1"/>
      <w:numFmt w:val="lowerRoman"/>
      <w:lvlText w:val="(%1)"/>
      <w:lvlJc w:val="left"/>
      <w:pPr>
        <w:ind w:left="2160" w:hanging="72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
    <w:lvl w:ilvl="0">
      <w:start w:val="1"/>
      <w:numFmt w:val="lowerRoman"/>
      <w:lvlText w:val="(%1)"/>
      <w:lvlJc w:val="left"/>
      <w:pPr>
        <w:ind w:left="2520" w:hanging="360"/>
      </w:pPr>
      <w:rPr>
        <w:rFonts w:ascii="Times New Roman" w:cs="Times New Roman" w:eastAsia="Times New Roman" w:hAnsi="Times New Roman"/>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5">
    <w:lvl w:ilvl="0">
      <w:start w:val="1"/>
      <w:numFmt w:val="lowerRoman"/>
      <w:lvlText w:val="(%1)"/>
      <w:lvlJc w:val="left"/>
      <w:pPr>
        <w:ind w:left="2340" w:hanging="720"/>
      </w:pPr>
      <w:rPr/>
    </w:lvl>
    <w:lvl w:ilvl="1">
      <w:start w:val="1"/>
      <w:numFmt w:val="lowerLetter"/>
      <w:lvlText w:val="%2."/>
      <w:lvlJc w:val="left"/>
      <w:pPr>
        <w:ind w:left="2700" w:hanging="360"/>
      </w:pPr>
      <w:rPr/>
    </w:lvl>
    <w:lvl w:ilvl="2">
      <w:start w:val="1"/>
      <w:numFmt w:val="lowerRoman"/>
      <w:lvlText w:val="%3."/>
      <w:lvlJc w:val="right"/>
      <w:pPr>
        <w:ind w:left="3420" w:hanging="180"/>
      </w:pPr>
      <w:rPr/>
    </w:lvl>
    <w:lvl w:ilvl="3">
      <w:start w:val="1"/>
      <w:numFmt w:val="decimal"/>
      <w:lvlText w:val="%4."/>
      <w:lvlJc w:val="left"/>
      <w:pPr>
        <w:ind w:left="4140" w:hanging="360"/>
      </w:pPr>
      <w:rPr/>
    </w:lvl>
    <w:lvl w:ilvl="4">
      <w:start w:val="1"/>
      <w:numFmt w:val="lowerLetter"/>
      <w:lvlText w:val="%5."/>
      <w:lvlJc w:val="left"/>
      <w:pPr>
        <w:ind w:left="4860" w:hanging="360"/>
      </w:pPr>
      <w:rPr/>
    </w:lvl>
    <w:lvl w:ilvl="5">
      <w:start w:val="1"/>
      <w:numFmt w:val="lowerRoman"/>
      <w:lvlText w:val="%6."/>
      <w:lvlJc w:val="right"/>
      <w:pPr>
        <w:ind w:left="5580" w:hanging="180"/>
      </w:pPr>
      <w:rPr/>
    </w:lvl>
    <w:lvl w:ilvl="6">
      <w:start w:val="1"/>
      <w:numFmt w:val="decimal"/>
      <w:lvlText w:val="%7."/>
      <w:lvlJc w:val="left"/>
      <w:pPr>
        <w:ind w:left="6300" w:hanging="360"/>
      </w:pPr>
      <w:rPr/>
    </w:lvl>
    <w:lvl w:ilvl="7">
      <w:start w:val="1"/>
      <w:numFmt w:val="lowerLetter"/>
      <w:lvlText w:val="%8."/>
      <w:lvlJc w:val="left"/>
      <w:pPr>
        <w:ind w:left="7020" w:hanging="360"/>
      </w:pPr>
      <w:rPr/>
    </w:lvl>
    <w:lvl w:ilvl="8">
      <w:start w:val="1"/>
      <w:numFmt w:val="lowerRoman"/>
      <w:lvlText w:val="%9."/>
      <w:lvlJc w:val="right"/>
      <w:pPr>
        <w:ind w:left="7740" w:hanging="180"/>
      </w:pPr>
      <w:rPr/>
    </w:lvl>
  </w:abstractNum>
  <w:abstractNum w:abstractNumId="6">
    <w:lvl w:ilvl="0">
      <w:start w:val="1"/>
      <w:numFmt w:val="lowerRoman"/>
      <w:lvlText w:val="(%1)"/>
      <w:lvlJc w:val="left"/>
      <w:pPr>
        <w:ind w:left="2340" w:hanging="720"/>
      </w:pPr>
      <w:rPr/>
    </w:lvl>
    <w:lvl w:ilvl="1">
      <w:start w:val="1"/>
      <w:numFmt w:val="lowerLetter"/>
      <w:lvlText w:val="%2."/>
      <w:lvlJc w:val="left"/>
      <w:pPr>
        <w:ind w:left="2700" w:hanging="360"/>
      </w:pPr>
      <w:rPr/>
    </w:lvl>
    <w:lvl w:ilvl="2">
      <w:start w:val="1"/>
      <w:numFmt w:val="lowerRoman"/>
      <w:lvlText w:val="%3."/>
      <w:lvlJc w:val="right"/>
      <w:pPr>
        <w:ind w:left="3420" w:hanging="180"/>
      </w:pPr>
      <w:rPr/>
    </w:lvl>
    <w:lvl w:ilvl="3">
      <w:start w:val="1"/>
      <w:numFmt w:val="decimal"/>
      <w:lvlText w:val="%4."/>
      <w:lvlJc w:val="left"/>
      <w:pPr>
        <w:ind w:left="4140" w:hanging="360"/>
      </w:pPr>
      <w:rPr/>
    </w:lvl>
    <w:lvl w:ilvl="4">
      <w:start w:val="1"/>
      <w:numFmt w:val="lowerLetter"/>
      <w:lvlText w:val="%5."/>
      <w:lvlJc w:val="left"/>
      <w:pPr>
        <w:ind w:left="4860" w:hanging="360"/>
      </w:pPr>
      <w:rPr/>
    </w:lvl>
    <w:lvl w:ilvl="5">
      <w:start w:val="1"/>
      <w:numFmt w:val="lowerRoman"/>
      <w:lvlText w:val="%6."/>
      <w:lvlJc w:val="right"/>
      <w:pPr>
        <w:ind w:left="5580" w:hanging="180"/>
      </w:pPr>
      <w:rPr/>
    </w:lvl>
    <w:lvl w:ilvl="6">
      <w:start w:val="1"/>
      <w:numFmt w:val="decimal"/>
      <w:lvlText w:val="%7."/>
      <w:lvlJc w:val="left"/>
      <w:pPr>
        <w:ind w:left="6300" w:hanging="360"/>
      </w:pPr>
      <w:rPr/>
    </w:lvl>
    <w:lvl w:ilvl="7">
      <w:start w:val="1"/>
      <w:numFmt w:val="lowerLetter"/>
      <w:lvlText w:val="%8."/>
      <w:lvlJc w:val="left"/>
      <w:pPr>
        <w:ind w:left="7020" w:hanging="360"/>
      </w:pPr>
      <w:rPr/>
    </w:lvl>
    <w:lvl w:ilvl="8">
      <w:start w:val="1"/>
      <w:numFmt w:val="lowerRoman"/>
      <w:lvlText w:val="%9."/>
      <w:lvlJc w:val="right"/>
      <w:pPr>
        <w:ind w:left="7740" w:hanging="180"/>
      </w:pPr>
      <w:rPr/>
    </w:lvl>
  </w:abstractNum>
  <w:abstractNum w:abstractNumId="7">
    <w:lvl w:ilvl="0">
      <w:start w:val="1"/>
      <w:numFmt w:val="lowerRoman"/>
      <w:lvlText w:val="(%1)"/>
      <w:lvlJc w:val="left"/>
      <w:pPr>
        <w:ind w:left="2340" w:hanging="720"/>
      </w:pPr>
      <w:rPr/>
    </w:lvl>
    <w:lvl w:ilvl="1">
      <w:start w:val="1"/>
      <w:numFmt w:val="lowerLetter"/>
      <w:lvlText w:val="%2."/>
      <w:lvlJc w:val="left"/>
      <w:pPr>
        <w:ind w:left="2700" w:hanging="360"/>
      </w:pPr>
      <w:rPr/>
    </w:lvl>
    <w:lvl w:ilvl="2">
      <w:start w:val="1"/>
      <w:numFmt w:val="lowerRoman"/>
      <w:lvlText w:val="%3."/>
      <w:lvlJc w:val="right"/>
      <w:pPr>
        <w:ind w:left="3420" w:hanging="180"/>
      </w:pPr>
      <w:rPr/>
    </w:lvl>
    <w:lvl w:ilvl="3">
      <w:start w:val="1"/>
      <w:numFmt w:val="decimal"/>
      <w:lvlText w:val="%4."/>
      <w:lvlJc w:val="left"/>
      <w:pPr>
        <w:ind w:left="4140" w:hanging="360"/>
      </w:pPr>
      <w:rPr/>
    </w:lvl>
    <w:lvl w:ilvl="4">
      <w:start w:val="1"/>
      <w:numFmt w:val="lowerLetter"/>
      <w:lvlText w:val="%5."/>
      <w:lvlJc w:val="left"/>
      <w:pPr>
        <w:ind w:left="4860" w:hanging="360"/>
      </w:pPr>
      <w:rPr/>
    </w:lvl>
    <w:lvl w:ilvl="5">
      <w:start w:val="1"/>
      <w:numFmt w:val="lowerRoman"/>
      <w:lvlText w:val="%6."/>
      <w:lvlJc w:val="right"/>
      <w:pPr>
        <w:ind w:left="5580" w:hanging="180"/>
      </w:pPr>
      <w:rPr/>
    </w:lvl>
    <w:lvl w:ilvl="6">
      <w:start w:val="1"/>
      <w:numFmt w:val="decimal"/>
      <w:lvlText w:val="%7."/>
      <w:lvlJc w:val="left"/>
      <w:pPr>
        <w:ind w:left="6300" w:hanging="360"/>
      </w:pPr>
      <w:rPr/>
    </w:lvl>
    <w:lvl w:ilvl="7">
      <w:start w:val="1"/>
      <w:numFmt w:val="lowerLetter"/>
      <w:lvlText w:val="%8."/>
      <w:lvlJc w:val="left"/>
      <w:pPr>
        <w:ind w:left="7020" w:hanging="360"/>
      </w:pPr>
      <w:rPr/>
    </w:lvl>
    <w:lvl w:ilvl="8">
      <w:start w:val="1"/>
      <w:numFmt w:val="lowerRoman"/>
      <w:lvlText w:val="%9."/>
      <w:lvlJc w:val="right"/>
      <w:pPr>
        <w:ind w:left="7740" w:hanging="180"/>
      </w:pPr>
      <w:rPr/>
    </w:lvl>
  </w:abstractNum>
  <w:abstractNum w:abstractNumId="8">
    <w:lvl w:ilvl="0">
      <w:start w:val="1"/>
      <w:numFmt w:val="lowerRoman"/>
      <w:lvlText w:val="(%1)"/>
      <w:lvlJc w:val="left"/>
      <w:pPr>
        <w:ind w:left="2340" w:hanging="720"/>
      </w:pPr>
      <w:rPr/>
    </w:lvl>
    <w:lvl w:ilvl="1">
      <w:start w:val="1"/>
      <w:numFmt w:val="lowerLetter"/>
      <w:lvlText w:val="%2."/>
      <w:lvlJc w:val="left"/>
      <w:pPr>
        <w:ind w:left="2700" w:hanging="360"/>
      </w:pPr>
      <w:rPr/>
    </w:lvl>
    <w:lvl w:ilvl="2">
      <w:start w:val="1"/>
      <w:numFmt w:val="lowerRoman"/>
      <w:lvlText w:val="%3."/>
      <w:lvlJc w:val="right"/>
      <w:pPr>
        <w:ind w:left="3420" w:hanging="180"/>
      </w:pPr>
      <w:rPr/>
    </w:lvl>
    <w:lvl w:ilvl="3">
      <w:start w:val="1"/>
      <w:numFmt w:val="decimal"/>
      <w:lvlText w:val="%4."/>
      <w:lvlJc w:val="left"/>
      <w:pPr>
        <w:ind w:left="4140" w:hanging="360"/>
      </w:pPr>
      <w:rPr/>
    </w:lvl>
    <w:lvl w:ilvl="4">
      <w:start w:val="1"/>
      <w:numFmt w:val="lowerLetter"/>
      <w:lvlText w:val="%5."/>
      <w:lvlJc w:val="left"/>
      <w:pPr>
        <w:ind w:left="4860" w:hanging="360"/>
      </w:pPr>
      <w:rPr/>
    </w:lvl>
    <w:lvl w:ilvl="5">
      <w:start w:val="1"/>
      <w:numFmt w:val="lowerRoman"/>
      <w:lvlText w:val="%6."/>
      <w:lvlJc w:val="right"/>
      <w:pPr>
        <w:ind w:left="5580" w:hanging="180"/>
      </w:pPr>
      <w:rPr/>
    </w:lvl>
    <w:lvl w:ilvl="6">
      <w:start w:val="1"/>
      <w:numFmt w:val="decimal"/>
      <w:lvlText w:val="%7."/>
      <w:lvlJc w:val="left"/>
      <w:pPr>
        <w:ind w:left="6300" w:hanging="360"/>
      </w:pPr>
      <w:rPr/>
    </w:lvl>
    <w:lvl w:ilvl="7">
      <w:start w:val="1"/>
      <w:numFmt w:val="lowerLetter"/>
      <w:lvlText w:val="%8."/>
      <w:lvlJc w:val="left"/>
      <w:pPr>
        <w:ind w:left="7020" w:hanging="360"/>
      </w:pPr>
      <w:rPr/>
    </w:lvl>
    <w:lvl w:ilvl="8">
      <w:start w:val="1"/>
      <w:numFmt w:val="lowerRoman"/>
      <w:lvlText w:val="%9."/>
      <w:lvlJc w:val="right"/>
      <w:pPr>
        <w:ind w:left="7740" w:hanging="180"/>
      </w:pPr>
      <w:rPr/>
    </w:lvl>
  </w:abstractNum>
  <w:abstractNum w:abstractNumId="9">
    <w:lvl w:ilvl="0">
      <w:start w:val="1"/>
      <w:numFmt w:val="lowerRoman"/>
      <w:lvlText w:val="(%1)"/>
      <w:lvlJc w:val="left"/>
      <w:pPr>
        <w:ind w:left="2340" w:hanging="720"/>
      </w:pPr>
      <w:rPr/>
    </w:lvl>
    <w:lvl w:ilvl="1">
      <w:start w:val="1"/>
      <w:numFmt w:val="lowerLetter"/>
      <w:lvlText w:val="%2."/>
      <w:lvlJc w:val="left"/>
      <w:pPr>
        <w:ind w:left="2700" w:hanging="360"/>
      </w:pPr>
      <w:rPr/>
    </w:lvl>
    <w:lvl w:ilvl="2">
      <w:start w:val="1"/>
      <w:numFmt w:val="lowerRoman"/>
      <w:lvlText w:val="%3."/>
      <w:lvlJc w:val="right"/>
      <w:pPr>
        <w:ind w:left="3420" w:hanging="180"/>
      </w:pPr>
      <w:rPr/>
    </w:lvl>
    <w:lvl w:ilvl="3">
      <w:start w:val="1"/>
      <w:numFmt w:val="decimal"/>
      <w:lvlText w:val="%4."/>
      <w:lvlJc w:val="left"/>
      <w:pPr>
        <w:ind w:left="4140" w:hanging="360"/>
      </w:pPr>
      <w:rPr/>
    </w:lvl>
    <w:lvl w:ilvl="4">
      <w:start w:val="1"/>
      <w:numFmt w:val="lowerLetter"/>
      <w:lvlText w:val="%5."/>
      <w:lvlJc w:val="left"/>
      <w:pPr>
        <w:ind w:left="4860" w:hanging="360"/>
      </w:pPr>
      <w:rPr/>
    </w:lvl>
    <w:lvl w:ilvl="5">
      <w:start w:val="1"/>
      <w:numFmt w:val="lowerRoman"/>
      <w:lvlText w:val="%6."/>
      <w:lvlJc w:val="right"/>
      <w:pPr>
        <w:ind w:left="5580" w:hanging="180"/>
      </w:pPr>
      <w:rPr/>
    </w:lvl>
    <w:lvl w:ilvl="6">
      <w:start w:val="1"/>
      <w:numFmt w:val="decimal"/>
      <w:lvlText w:val="%7."/>
      <w:lvlJc w:val="left"/>
      <w:pPr>
        <w:ind w:left="6300" w:hanging="360"/>
      </w:pPr>
      <w:rPr/>
    </w:lvl>
    <w:lvl w:ilvl="7">
      <w:start w:val="1"/>
      <w:numFmt w:val="lowerLetter"/>
      <w:lvlText w:val="%8."/>
      <w:lvlJc w:val="left"/>
      <w:pPr>
        <w:ind w:left="7020" w:hanging="360"/>
      </w:pPr>
      <w:rPr/>
    </w:lvl>
    <w:lvl w:ilvl="8">
      <w:start w:val="1"/>
      <w:numFmt w:val="lowerRoman"/>
      <w:lvlText w:val="%9."/>
      <w:lvlJc w:val="right"/>
      <w:pPr>
        <w:ind w:left="7740" w:hanging="180"/>
      </w:pPr>
      <w:rPr/>
    </w:lvl>
  </w:abstractNum>
  <w:abstractNum w:abstractNumId="10">
    <w:lvl w:ilvl="0">
      <w:start w:val="1"/>
      <w:numFmt w:val="lowerRoman"/>
      <w:lvlText w:val="(%1)"/>
      <w:lvlJc w:val="left"/>
      <w:pPr>
        <w:ind w:left="2340" w:hanging="720"/>
      </w:pPr>
      <w:rPr/>
    </w:lvl>
    <w:lvl w:ilvl="1">
      <w:start w:val="1"/>
      <w:numFmt w:val="lowerLetter"/>
      <w:lvlText w:val="%2."/>
      <w:lvlJc w:val="left"/>
      <w:pPr>
        <w:ind w:left="2700" w:hanging="360"/>
      </w:pPr>
      <w:rPr/>
    </w:lvl>
    <w:lvl w:ilvl="2">
      <w:start w:val="1"/>
      <w:numFmt w:val="lowerRoman"/>
      <w:lvlText w:val="%3."/>
      <w:lvlJc w:val="right"/>
      <w:pPr>
        <w:ind w:left="3420" w:hanging="180"/>
      </w:pPr>
      <w:rPr/>
    </w:lvl>
    <w:lvl w:ilvl="3">
      <w:start w:val="1"/>
      <w:numFmt w:val="decimal"/>
      <w:lvlText w:val="%4."/>
      <w:lvlJc w:val="left"/>
      <w:pPr>
        <w:ind w:left="4140" w:hanging="360"/>
      </w:pPr>
      <w:rPr/>
    </w:lvl>
    <w:lvl w:ilvl="4">
      <w:start w:val="1"/>
      <w:numFmt w:val="lowerLetter"/>
      <w:lvlText w:val="%5."/>
      <w:lvlJc w:val="left"/>
      <w:pPr>
        <w:ind w:left="4860" w:hanging="360"/>
      </w:pPr>
      <w:rPr/>
    </w:lvl>
    <w:lvl w:ilvl="5">
      <w:start w:val="1"/>
      <w:numFmt w:val="lowerRoman"/>
      <w:lvlText w:val="%6."/>
      <w:lvlJc w:val="right"/>
      <w:pPr>
        <w:ind w:left="5580" w:hanging="180"/>
      </w:pPr>
      <w:rPr/>
    </w:lvl>
    <w:lvl w:ilvl="6">
      <w:start w:val="1"/>
      <w:numFmt w:val="decimal"/>
      <w:lvlText w:val="%7."/>
      <w:lvlJc w:val="left"/>
      <w:pPr>
        <w:ind w:left="6300" w:hanging="360"/>
      </w:pPr>
      <w:rPr/>
    </w:lvl>
    <w:lvl w:ilvl="7">
      <w:start w:val="1"/>
      <w:numFmt w:val="lowerLetter"/>
      <w:lvlText w:val="%8."/>
      <w:lvlJc w:val="left"/>
      <w:pPr>
        <w:ind w:left="7020" w:hanging="360"/>
      </w:pPr>
      <w:rPr/>
    </w:lvl>
    <w:lvl w:ilvl="8">
      <w:start w:val="1"/>
      <w:numFmt w:val="lowerRoman"/>
      <w:lvlText w:val="%9."/>
      <w:lvlJc w:val="right"/>
      <w:pPr>
        <w:ind w:left="7740" w:hanging="180"/>
      </w:pPr>
      <w:rPr/>
    </w:lvl>
  </w:abstractNum>
  <w:abstractNum w:abstractNumId="11">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2">
    <w:lvl w:ilvl="0">
      <w:start w:val="1"/>
      <w:numFmt w:val="lowerRoman"/>
      <w:lvlText w:val="(%1)"/>
      <w:lvlJc w:val="left"/>
      <w:pPr>
        <w:ind w:left="2340" w:hanging="720"/>
      </w:pPr>
      <w:rPr/>
    </w:lvl>
    <w:lvl w:ilvl="1">
      <w:start w:val="1"/>
      <w:numFmt w:val="lowerLetter"/>
      <w:lvlText w:val="%2."/>
      <w:lvlJc w:val="left"/>
      <w:pPr>
        <w:ind w:left="2700" w:hanging="360"/>
      </w:pPr>
      <w:rPr/>
    </w:lvl>
    <w:lvl w:ilvl="2">
      <w:start w:val="1"/>
      <w:numFmt w:val="lowerRoman"/>
      <w:lvlText w:val="%3."/>
      <w:lvlJc w:val="right"/>
      <w:pPr>
        <w:ind w:left="3420" w:hanging="180"/>
      </w:pPr>
      <w:rPr/>
    </w:lvl>
    <w:lvl w:ilvl="3">
      <w:start w:val="1"/>
      <w:numFmt w:val="decimal"/>
      <w:lvlText w:val="%4."/>
      <w:lvlJc w:val="left"/>
      <w:pPr>
        <w:ind w:left="4140" w:hanging="360"/>
      </w:pPr>
      <w:rPr/>
    </w:lvl>
    <w:lvl w:ilvl="4">
      <w:start w:val="1"/>
      <w:numFmt w:val="lowerLetter"/>
      <w:lvlText w:val="%5."/>
      <w:lvlJc w:val="left"/>
      <w:pPr>
        <w:ind w:left="4860" w:hanging="360"/>
      </w:pPr>
      <w:rPr/>
    </w:lvl>
    <w:lvl w:ilvl="5">
      <w:start w:val="1"/>
      <w:numFmt w:val="lowerRoman"/>
      <w:lvlText w:val="%6."/>
      <w:lvlJc w:val="right"/>
      <w:pPr>
        <w:ind w:left="5580" w:hanging="180"/>
      </w:pPr>
      <w:rPr/>
    </w:lvl>
    <w:lvl w:ilvl="6">
      <w:start w:val="1"/>
      <w:numFmt w:val="decimal"/>
      <w:lvlText w:val="%7."/>
      <w:lvlJc w:val="left"/>
      <w:pPr>
        <w:ind w:left="6300" w:hanging="360"/>
      </w:pPr>
      <w:rPr/>
    </w:lvl>
    <w:lvl w:ilvl="7">
      <w:start w:val="1"/>
      <w:numFmt w:val="lowerLetter"/>
      <w:lvlText w:val="%8."/>
      <w:lvlJc w:val="left"/>
      <w:pPr>
        <w:ind w:left="7020" w:hanging="360"/>
      </w:pPr>
      <w:rPr/>
    </w:lvl>
    <w:lvl w:ilvl="8">
      <w:start w:val="1"/>
      <w:numFmt w:val="lowerRoman"/>
      <w:lvlText w:val="%9."/>
      <w:lvlJc w:val="right"/>
      <w:pPr>
        <w:ind w:left="7740" w:hanging="180"/>
      </w:pPr>
      <w:rPr/>
    </w:lvl>
  </w:abstractNum>
  <w:abstractNum w:abstractNumId="13">
    <w:lvl w:ilvl="0">
      <w:start w:val="1"/>
      <w:numFmt w:val="lowerRoman"/>
      <w:lvlText w:val="(%1)"/>
      <w:lvlJc w:val="left"/>
      <w:pPr>
        <w:ind w:left="720" w:hanging="360"/>
      </w:pPr>
      <w:rPr>
        <w:rFonts w:ascii="Times New Roman" w:cs="Times New Roman" w:eastAsia="Times New Roman" w:hAnsi="Times New Roman"/>
      </w:rPr>
    </w:lvl>
    <w:lvl w:ilvl="1">
      <w:start w:val="1"/>
      <w:numFmt w:val="lowerRoman"/>
      <w:lvlText w:val="(%2)"/>
      <w:lvlJc w:val="left"/>
      <w:pPr>
        <w:ind w:left="1800" w:hanging="720"/>
      </w:pPr>
      <w:rPr/>
    </w:lvl>
    <w:lvl w:ilvl="2">
      <w:start w:val="1"/>
      <w:numFmt w:val="decimal"/>
      <w:lvlText w:val="%3."/>
      <w:lvlJc w:val="left"/>
      <w:pPr>
        <w:ind w:left="2340" w:hanging="360"/>
      </w:pPr>
      <w:rPr>
        <w:b w:val="1"/>
        <w:bCs w:val="1"/>
      </w:rPr>
    </w:lvl>
    <w:lvl w:ilvl="3">
      <w:start w:val="1"/>
      <w:numFmt w:val="lowerLetter"/>
      <w:lvlText w:val="(%4)"/>
      <w:lvlJc w:val="left"/>
      <w:pPr>
        <w:ind w:left="2880" w:hanging="360"/>
      </w:pPr>
      <w:rPr/>
    </w:lvl>
    <w:lvl w:ilvl="4">
      <w:start w:val="0"/>
      <w:numFmt w:val="bullet"/>
      <w:lvlText w:val="-"/>
      <w:lvlJc w:val="left"/>
      <w:pPr>
        <w:ind w:left="3600" w:hanging="360"/>
      </w:pPr>
      <w:rPr>
        <w:rFonts w:ascii="Times New Roman" w:cs="Times New Roman" w:eastAsia="Times New Roman" w:hAnsi="Times New Roman"/>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Roman"/>
      <w:lvlText w:val="(%2)"/>
      <w:lvlJc w:val="left"/>
      <w:pPr>
        <w:ind w:left="1800" w:hanging="720"/>
      </w:pPr>
      <w:rPr/>
    </w:lvl>
    <w:lvl w:ilvl="2">
      <w:start w:val="1"/>
      <w:numFmt w:val="lowerRoman"/>
      <w:lvlText w:val="(%3)"/>
      <w:lvlJc w:val="left"/>
      <w:pPr>
        <w:ind w:left="2700" w:hanging="72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Roman"/>
      <w:lvlText w:val="(%1)"/>
      <w:lvlJc w:val="left"/>
      <w:pPr>
        <w:ind w:left="2160" w:hanging="72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6">
    <w:lvl w:ilvl="0">
      <w:start w:val="1"/>
      <w:numFmt w:val="lowerRoman"/>
      <w:lvlText w:val="(%1)"/>
      <w:lvlJc w:val="left"/>
      <w:pPr>
        <w:ind w:left="720" w:hanging="360"/>
      </w:pPr>
      <w:rPr>
        <w:rFonts w:ascii="Times New Roman" w:cs="Times New Roman" w:eastAsia="Times New Roman" w:hAnsi="Times New Roman"/>
      </w:rPr>
    </w:lvl>
    <w:lvl w:ilvl="1">
      <w:start w:val="1"/>
      <w:numFmt w:val="lowerRoman"/>
      <w:lvlText w:val="(%2)"/>
      <w:lvlJc w:val="left"/>
      <w:pPr>
        <w:ind w:left="1800" w:hanging="72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Roman"/>
      <w:lvlText w:val="(%1)"/>
      <w:lvlJc w:val="left"/>
      <w:pPr>
        <w:ind w:left="2160" w:hanging="72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8">
    <w:lvl w:ilvl="0">
      <w:start w:val="1"/>
      <w:numFmt w:val="decimal"/>
      <w:lvlText w:val="%1."/>
      <w:lvlJc w:val="left"/>
      <w:pPr>
        <w:ind w:left="360" w:hanging="360"/>
      </w:pPr>
      <w:rPr>
        <w:b w:val="1"/>
        <w:bCs w:val="1"/>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rFonts w:ascii="Times New Roman" w:cs="Times New Roman" w:eastAsia="Times New Roman" w:hAnsi="Times New Roman"/>
      </w:rPr>
    </w:lvl>
    <w:lvl w:ilvl="3">
      <w:start w:val="1"/>
      <w:numFmt w:val="lowerRoman"/>
      <w:lvlText w:val="(%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9">
    <w:lvl w:ilvl="0">
      <w:start w:val="1"/>
      <w:numFmt w:val="decimal"/>
      <w:lvlText w:val="%1."/>
      <w:lvlJc w:val="left"/>
      <w:pPr>
        <w:ind w:left="360" w:hanging="360"/>
      </w:pPr>
      <w:rPr>
        <w:b w:val="1"/>
        <w:bCs w:val="1"/>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rFonts w:ascii="Times New Roman" w:cs="Times New Roman" w:eastAsia="Times New Roman" w:hAnsi="Times New Roman"/>
      </w:rPr>
    </w:lvl>
    <w:lvl w:ilvl="3">
      <w:start w:val="1"/>
      <w:numFmt w:val="lowerRoman"/>
      <w:lvlText w:val="(%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0">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1">
    <w:lvl w:ilvl="0">
      <w:start w:val="1"/>
      <w:numFmt w:val="decimal"/>
      <w:lvlText w:val="%1."/>
      <w:lvlJc w:val="left"/>
      <w:pPr>
        <w:ind w:left="360" w:hanging="360"/>
      </w:pPr>
      <w:rPr/>
    </w:lvl>
    <w:lvl w:ilvl="1">
      <w:start w:val="1"/>
      <w:numFmt w:val="decimal"/>
      <w:lvlText w:val="%1.%2."/>
      <w:lvlJc w:val="left"/>
      <w:pPr>
        <w:ind w:left="792" w:hanging="432"/>
      </w:pPr>
      <w:rPr>
        <w:rFonts w:ascii="Times New Roman" w:cs="Times New Roman" w:eastAsia="Times New Roman" w:hAnsi="Times New Roman"/>
      </w:rPr>
    </w:lvl>
    <w:lvl w:ilvl="2">
      <w:start w:val="1"/>
      <w:numFmt w:val="lowerLetter"/>
      <w:lvlText w:val="(%3)"/>
      <w:lvlJc w:val="left"/>
      <w:pPr>
        <w:ind w:left="1080" w:hanging="360"/>
      </w:pPr>
      <w:rPr>
        <w:b w:val="0"/>
        <w:bCs w:val="0"/>
        <w:i w:val="0"/>
        <w:iCs w:val="0"/>
        <w:color w:val="000000"/>
        <w:sz w:val="24"/>
        <w:szCs w:val="24"/>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2">
    <w:lvl w:ilvl="0">
      <w:start w:val="1"/>
      <w:numFmt w:val="lowerRoman"/>
      <w:lvlText w:val="(%1)"/>
      <w:lvlJc w:val="left"/>
      <w:pPr>
        <w:ind w:left="2160" w:hanging="72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3">
    <w:lvl w:ilvl="0">
      <w:start w:val="1"/>
      <w:numFmt w:val="decimal"/>
      <w:lvlText w:val="%1."/>
      <w:lvlJc w:val="left"/>
      <w:pPr>
        <w:ind w:left="360" w:hanging="360"/>
      </w:pPr>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rFonts w:ascii="Times New Roman" w:cs="Times New Roman" w:eastAsia="Times New Roman" w:hAnsi="Times New Roman"/>
      </w:rPr>
    </w:lvl>
    <w:lvl w:ilvl="3">
      <w:start w:val="1"/>
      <w:numFmt w:val="lowerRoman"/>
      <w:lvlText w:val="(%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4">
    <w:lvl w:ilvl="0">
      <w:start w:val="1"/>
      <w:numFmt w:val="lowerRoman"/>
      <w:lvlText w:val="(%1)"/>
      <w:lvlJc w:val="left"/>
      <w:pPr>
        <w:ind w:left="2160" w:hanging="72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5">
    <w:lvl w:ilvl="0">
      <w:start w:val="1"/>
      <w:numFmt w:val="lowerRoman"/>
      <w:lvlText w:val="(%1)"/>
      <w:lvlJc w:val="left"/>
      <w:pPr>
        <w:ind w:left="2160" w:hanging="72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6">
    <w:lvl w:ilvl="0">
      <w:start w:val="1"/>
      <w:numFmt w:val="lowerRoman"/>
      <w:lvlText w:val="(%1)"/>
      <w:lvlJc w:val="left"/>
      <w:pPr>
        <w:ind w:left="2160" w:hanging="72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7">
    <w:lvl w:ilvl="0">
      <w:start w:val="1"/>
      <w:numFmt w:val="lowerRoman"/>
      <w:lvlText w:val="(%1)"/>
      <w:lvlJc w:val="left"/>
      <w:pPr>
        <w:ind w:left="2160" w:hanging="72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8">
    <w:lvl w:ilvl="0">
      <w:start w:val="1"/>
      <w:numFmt w:val="lowerRoman"/>
      <w:lvlText w:val="(%1)"/>
      <w:lvlJc w:val="left"/>
      <w:pPr>
        <w:ind w:left="2160" w:hanging="72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b82a9577-ba61-44f0-b735-f9e05d84593a</vt:lpwstr>
  </property>
  <property fmtid="{D5CDD505-2E9C-101B-9397-08002B2CF9AE}" pid="3" name="ContentTypeId">
    <vt:lpwstr>0x010100C7D376E2CAFCA64EB61F8E9A80EF5625</vt:lpwstr>
  </property>
  <property fmtid="{D5CDD505-2E9C-101B-9397-08002B2CF9AE}" pid="4" name="MediaServiceImageTags">
    <vt:lpwstr>MediaServiceImageTags</vt:lpwstr>
  </property>
</Properties>
</file>